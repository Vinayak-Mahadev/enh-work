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n-GB"/>
        </w:rPr>
        <w:id w:val="-1410150343"/>
        <w:docPartObj>
          <w:docPartGallery w:val="Cover Pages"/>
          <w:docPartUnique/>
        </w:docPartObj>
      </w:sdtPr>
      <w:sdtEndPr>
        <w:rPr>
          <w:noProof/>
          <w:color w:val="242852" w:themeColor="text2"/>
          <w:sz w:val="32"/>
          <w:szCs w:val="32"/>
        </w:rPr>
      </w:sdtEndPr>
      <w:sdtContent>
        <w:p w14:paraId="64C1214D" w14:textId="2A1F92F7" w:rsidR="003004E5" w:rsidRPr="00BD5B1E" w:rsidRDefault="001C6F4A" w:rsidP="009648CB">
          <w:pPr>
            <w:rPr>
              <w:lang w:val="en-GB"/>
            </w:rPr>
          </w:pPr>
          <w:r>
            <w:rPr>
              <w:noProof/>
              <w:lang w:val="en-IN" w:eastAsia="en-IN"/>
            </w:rPr>
            <w:drawing>
              <wp:anchor distT="0" distB="0" distL="114300" distR="114300" simplePos="0" relativeHeight="251658244" behindDoc="0" locked="0" layoutInCell="1" allowOverlap="1" wp14:anchorId="1855D165" wp14:editId="652EC01E">
                <wp:simplePos x="0" y="0"/>
                <wp:positionH relativeFrom="column">
                  <wp:posOffset>57150</wp:posOffset>
                </wp:positionH>
                <wp:positionV relativeFrom="paragraph">
                  <wp:posOffset>-351790</wp:posOffset>
                </wp:positionV>
                <wp:extent cx="2000250" cy="3378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13">
                          <a:extLst>
                            <a:ext uri="{28A0092B-C50C-407E-A947-70E740481C1C}">
                              <a14:useLocalDpi xmlns:a14="http://schemas.microsoft.com/office/drawing/2010/main" val="0"/>
                            </a:ext>
                          </a:extLst>
                        </a:blip>
                        <a:stretch>
                          <a:fillRect/>
                        </a:stretch>
                      </pic:blipFill>
                      <pic:spPr>
                        <a:xfrm>
                          <a:off x="0" y="0"/>
                          <a:ext cx="2000250" cy="337820"/>
                        </a:xfrm>
                        <a:prstGeom prst="rect">
                          <a:avLst/>
                        </a:prstGeom>
                      </pic:spPr>
                    </pic:pic>
                  </a:graphicData>
                </a:graphic>
              </wp:anchor>
            </w:drawing>
          </w:r>
        </w:p>
        <w:p w14:paraId="602774E4" w14:textId="77777777" w:rsidR="003004E5" w:rsidRPr="00BD5B1E" w:rsidRDefault="003004E5" w:rsidP="009648CB">
          <w:pPr>
            <w:rPr>
              <w:lang w:val="en-GB"/>
            </w:rPr>
          </w:pPr>
        </w:p>
        <w:p w14:paraId="77271FCD" w14:textId="622BCA66" w:rsidR="00034660" w:rsidRDefault="001C6F4A" w:rsidP="00034660">
          <w:pPr>
            <w:spacing w:after="0"/>
            <w:jc w:val="both"/>
            <w:rPr>
              <w:lang w:val="en-GB"/>
            </w:rPr>
          </w:pPr>
          <w:r w:rsidRPr="001C6F4A">
            <w:rPr>
              <w:lang w:val="en-GB"/>
            </w:rPr>
            <w:t xml:space="preserve">The information in this document is confidential and meant to be used only by the intended or authorized owner, it contains confidential, proprietary or legally privileged information. No confidentiality or privilege is waived or lost by any miss-transmission. If you receive this document in error, please immediately delete it and all copies of it, destroy any </w:t>
          </w:r>
          <w:r w:rsidR="00034660">
            <w:rPr>
              <w:lang w:val="en-GB"/>
            </w:rPr>
            <w:t>hard copies of it and notify the</w:t>
          </w:r>
          <w:r w:rsidR="00034660">
            <w:rPr>
              <w:lang w:val="en-GB"/>
            </w:rPr>
            <w:br/>
            <w:t xml:space="preserve">TIMWE Asia Pacific </w:t>
          </w:r>
          <w:proofErr w:type="spellStart"/>
          <w:r w:rsidR="00034660">
            <w:rPr>
              <w:lang w:val="en-GB"/>
            </w:rPr>
            <w:t>Sdn</w:t>
          </w:r>
          <w:proofErr w:type="spellEnd"/>
          <w:r w:rsidR="00034660">
            <w:rPr>
              <w:lang w:val="en-GB"/>
            </w:rPr>
            <w:t xml:space="preserve"> Bhd</w:t>
          </w:r>
          <w:r w:rsidRPr="001C6F4A">
            <w:rPr>
              <w:lang w:val="en-GB"/>
            </w:rPr>
            <w:t>. You must not, directly, use, disclose, distribute, print, or copy any part of this message if you are not the intended or authorized owner.</w:t>
          </w:r>
        </w:p>
        <w:p w14:paraId="6ACF7F66" w14:textId="6D80897B" w:rsidR="00B53EA1" w:rsidRPr="00BD5B1E" w:rsidRDefault="009E31A1" w:rsidP="00034660">
          <w:pPr>
            <w:spacing w:after="0"/>
            <w:jc w:val="both"/>
            <w:rPr>
              <w:noProof/>
              <w:color w:val="242852" w:themeColor="text2"/>
              <w:sz w:val="32"/>
              <w:szCs w:val="40"/>
              <w:lang w:val="en-GB"/>
            </w:rPr>
          </w:pPr>
          <w:r w:rsidRPr="00BD5B1E">
            <w:rPr>
              <w:noProof/>
              <w:lang w:val="en-IN" w:eastAsia="en-IN"/>
            </w:rPr>
            <mc:AlternateContent>
              <mc:Choice Requires="wps">
                <w:drawing>
                  <wp:anchor distT="0" distB="0" distL="114300" distR="114300" simplePos="0" relativeHeight="251658242" behindDoc="0" locked="1" layoutInCell="1" allowOverlap="1" wp14:anchorId="4BBC301E" wp14:editId="0D8EBE53">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817880"/>
                    <wp:effectExtent l="0" t="0" r="0" b="127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817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BA2D7C" w14:textId="77777777" w:rsidR="00A40414" w:rsidRDefault="00A40414">
                                <w:pPr>
                                  <w:pStyle w:val="Subtitle"/>
                                </w:pPr>
                                <w:r>
                                  <w:t xml:space="preserve">Presented by: </w:t>
                                </w:r>
                              </w:p>
                              <w:p w14:paraId="536FE2B6" w14:textId="77777777" w:rsidR="00A40414" w:rsidRDefault="00E53458">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A40414" w:rsidRPr="009C74AD">
                                      <w:t>TIMwe Asia Pacific Sdn Bhd</w:t>
                                    </w:r>
                                  </w:sdtContent>
                                </w:sdt>
                              </w:p>
                              <w:p w14:paraId="065932EB" w14:textId="77777777" w:rsidR="00A40414" w:rsidRDefault="00E53458" w:rsidP="009C74AD">
                                <w:pPr>
                                  <w:pStyle w:val="Contactinfo"/>
                                </w:pPr>
                                <w:sdt>
                                  <w:sdtPr>
                                    <w:alias w:val="Company Address"/>
                                    <w:tag w:val=""/>
                                    <w:id w:val="-1515219664"/>
                                    <w:dataBinding w:prefixMappings="xmlns:ns0='http://schemas.microsoft.com/office/2006/coverPageProps' " w:xpath="/ns0:CoverPageProperties[1]/ns0:CompanyAddress[1]" w:storeItemID="{55AF091B-3C7A-41E3-B477-F2FDAA23CFDA}"/>
                                    <w:text/>
                                  </w:sdtPr>
                                  <w:sdtEndPr/>
                                  <w:sdtContent>
                                    <w:r w:rsidR="00A40414">
                                      <w:t>Suite 18-02, Level 18, GTower 199 Jalan Tun Razak, 50400, Kuala Lumpur, Malaysia</w:t>
                                    </w:r>
                                  </w:sdtContent>
                                </w:sdt>
                                <w:r w:rsidR="00A40414">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401.8pt;margin-top:0;width:453pt;height:64.4pt;z-index:25165824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" filled="f" stroked="f" strokeweight=".5pt">
                    <v:textbox inset="0,0,0,0">
                      <w:txbxContent>
                        <w:p w14:paraId="7ABA2D7C" w14:textId="77777777" w:rsidR="00A40414" w:rsidRDefault="00A40414">
                          <w:pPr>
                            <w:pStyle w:val="Subtitle"/>
                          </w:pPr>
                          <w:r>
                            <w:t xml:space="preserve">Presented by: </w:t>
                          </w:r>
                        </w:p>
                        <w:p w14:paraId="536FE2B6" w14:textId="77777777" w:rsidR="00A40414" w:rsidRDefault="00A40414">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Content>
                              <w:r w:rsidRPr="009C74AD">
                                <w:t>TIMwe Asia Pacific Sdn Bhd</w:t>
                              </w:r>
                            </w:sdtContent>
                          </w:sdt>
                        </w:p>
                        <w:p w14:paraId="065932EB" w14:textId="77777777" w:rsidR="00A40414" w:rsidRDefault="00A40414" w:rsidP="009C74AD">
                          <w:pPr>
                            <w:pStyle w:val="Contactinfo"/>
                          </w:pPr>
                          <w:sdt>
                            <w:sdtPr>
                              <w:alias w:val="Company Address"/>
                              <w:tag w:val=""/>
                              <w:id w:val="-1515219664"/>
                              <w:dataBinding w:prefixMappings="xmlns:ns0='http://schemas.microsoft.com/office/2006/coverPageProps' " w:xpath="/ns0:CoverPageProperties[1]/ns0:CompanyAddress[1]" w:storeItemID="{55AF091B-3C7A-41E3-B477-F2FDAA23CFDA}"/>
                              <w:text/>
                            </w:sdtPr>
                            <w:sdtContent>
                              <w:r>
                                <w:t>Suite 18-02, Level 18, GTower 199 Jalan Tun Razak, 50400, Kuala Lumpur, Malaysia</w:t>
                              </w:r>
                            </w:sdtContent>
                          </w:sdt>
                          <w:r>
                            <w:t xml:space="preserve"> </w:t>
                          </w:r>
                        </w:p>
                      </w:txbxContent>
                    </v:textbox>
                    <w10:wrap type="square" anchorx="margin" anchory="page"/>
                    <w10:anchorlock/>
                  </v:shape>
                </w:pict>
              </mc:Fallback>
            </mc:AlternateContent>
          </w:r>
          <w:r w:rsidRPr="00BD5B1E">
            <w:rPr>
              <w:noProof/>
              <w:lang w:val="en-IN" w:eastAsia="en-IN"/>
            </w:rPr>
            <mc:AlternateContent>
              <mc:Choice Requires="wps">
                <w:drawing>
                  <wp:anchor distT="0" distB="0" distL="114300" distR="114300" simplePos="0" relativeHeight="251658241" behindDoc="0" locked="1" layoutInCell="1" allowOverlap="1" wp14:anchorId="38283E4F" wp14:editId="7AEB3377">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0D84" w14:textId="48E5B7AE" w:rsidR="00A40414" w:rsidRDefault="00A40414">
                                <w:pPr>
                                  <w:pStyle w:val="Logo"/>
                                </w:pPr>
                                <w:r>
                                  <w:br/>
                                </w:r>
                              </w:p>
                              <w:sdt>
                                <w:sdtPr>
                                  <w:rPr>
                                    <w:lang w:val="en-MY"/>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14:paraId="361C5254" w14:textId="40738558" w:rsidR="00A40414" w:rsidRDefault="00A40414">
                                    <w:pPr>
                                      <w:pStyle w:val="Title"/>
                                    </w:pPr>
                                    <w:r>
                                      <w:rPr>
                                        <w:lang w:val="en-MY"/>
                                      </w:rPr>
                                      <w:t>Technical Solution Document</w:t>
                                    </w:r>
                                  </w:p>
                                </w:sdtContent>
                              </w:sdt>
                              <w:p w14:paraId="778F1E07" w14:textId="38640D62" w:rsidR="00A40414" w:rsidRDefault="00A40414" w:rsidP="006860C3">
                                <w:pPr>
                                  <w:pStyle w:val="Subtitle"/>
                                </w:pPr>
                                <w:r w:rsidRPr="006860C3">
                                  <w:t>9678 MOBII Canvasser can request outlet balance to the MOBO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37" o:spid="_x0000_s1027" type="#_x0000_t202" alt="Title and subtitle" style="position:absolute;left:0;text-align:left;margin-left:383.7pt;margin-top:360.45pt;width:434.9pt;height:41.4pt;z-index:251658241;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p w14:paraId="3A9D0D84" w14:textId="48E5B7AE" w:rsidR="00A40414" w:rsidRDefault="00A40414">
                          <w:pPr>
                            <w:pStyle w:val="Logo"/>
                          </w:pPr>
                          <w:r>
                            <w:br/>
                          </w:r>
                        </w:p>
                        <w:sdt>
                          <w:sdtPr>
                            <w:rPr>
                              <w:lang w:val="en-MY"/>
                            </w:rPr>
                            <w:alias w:val="Title"/>
                            <w:tag w:val=""/>
                            <w:id w:val="-1364747280"/>
                            <w:dataBinding w:prefixMappings="xmlns:ns0='http://purl.org/dc/elements/1.1/' xmlns:ns1='http://schemas.openxmlformats.org/package/2006/metadata/core-properties' " w:xpath="/ns1:coreProperties[1]/ns0:title[1]" w:storeItemID="{6C3C8BC8-F283-45AE-878A-BAB7291924A1}"/>
                            <w:text/>
                          </w:sdtPr>
                          <w:sdtContent>
                            <w:p w14:paraId="361C5254" w14:textId="40738558" w:rsidR="00A40414" w:rsidRDefault="00A40414">
                              <w:pPr>
                                <w:pStyle w:val="Title"/>
                              </w:pPr>
                              <w:r>
                                <w:rPr>
                                  <w:lang w:val="en-MY"/>
                                </w:rPr>
                                <w:t>Technical Solution Document</w:t>
                              </w:r>
                            </w:p>
                          </w:sdtContent>
                        </w:sdt>
                        <w:p w14:paraId="778F1E07" w14:textId="38640D62" w:rsidR="00A40414" w:rsidRDefault="00A40414" w:rsidP="006860C3">
                          <w:pPr>
                            <w:pStyle w:val="Subtitle"/>
                          </w:pPr>
                          <w:r w:rsidRPr="006860C3">
                            <w:t>9678 MOBII Canvasser can request outlet balance to the MOBO</w:t>
                          </w:r>
                        </w:p>
                      </w:txbxContent>
                    </v:textbox>
                    <w10:wrap type="square" anchorx="margin" anchory="page"/>
                    <w10:anchorlock/>
                  </v:shape>
                </w:pict>
              </mc:Fallback>
            </mc:AlternateContent>
          </w:r>
          <w:r w:rsidRPr="00BD5B1E">
            <w:rPr>
              <w:noProof/>
              <w:lang w:val="en-IN" w:eastAsia="en-IN"/>
            </w:rPr>
            <mc:AlternateContent>
              <mc:Choice Requires="wps">
                <w:drawing>
                  <wp:anchor distT="0" distB="0" distL="114300" distR="114300" simplePos="0" relativeHeight="251658243" behindDoc="0" locked="1" layoutInCell="1" allowOverlap="1" wp14:anchorId="2C22431C" wp14:editId="39754BC9">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e"/>
                                  <w:tag w:val=""/>
                                  <w:id w:val="1001242125"/>
                                  <w:dataBinding w:prefixMappings="xmlns:ns0='http://schemas.microsoft.com/office/2006/coverPageProps' " w:xpath="/ns0:CoverPageProperties[1]/ns0:PublishDate[1]" w:storeItemID="{55AF091B-3C7A-41E3-B477-F2FDAA23CFDA}"/>
                                  <w:date w:fullDate="2019-01-15T00:00:00Z">
                                    <w:dateFormat w:val="MMMM d, yyyy"/>
                                    <w:lid w:val="en-US"/>
                                    <w:storeMappedDataAs w:val="dateTime"/>
                                    <w:calendar w:val="gregorian"/>
                                  </w:date>
                                </w:sdtPr>
                                <w:sdtEndPr/>
                                <w:sdtContent>
                                  <w:p w14:paraId="0FE30ABC" w14:textId="1E6E4FBD" w:rsidR="00A40414" w:rsidRDefault="00A40414">
                                    <w:pPr>
                                      <w:pStyle w:val="Subtitle"/>
                                    </w:pPr>
                                    <w:r>
                                      <w:t>January 15,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8" type="#_x0000_t202" alt="Version number and date" style="position:absolute;left:0;text-align:left;margin-left:237.05pt;margin-top:0;width:288.25pt;height:287.5pt;z-index:251658243;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sdt>
                          <w:sdtPr>
                            <w:alias w:val="Date"/>
                            <w:tag w:val=""/>
                            <w:id w:val="1001242125"/>
                            <w:dataBinding w:prefixMappings="xmlns:ns0='http://schemas.microsoft.com/office/2006/coverPageProps' " w:xpath="/ns0:CoverPageProperties[1]/ns0:PublishDate[1]" w:storeItemID="{55AF091B-3C7A-41E3-B477-F2FDAA23CFDA}"/>
                            <w:date w:fullDate="2019-01-15T00:00:00Z">
                              <w:dateFormat w:val="MMMM d, yyyy"/>
                              <w:lid w:val="en-US"/>
                              <w:storeMappedDataAs w:val="dateTime"/>
                              <w:calendar w:val="gregorian"/>
                            </w:date>
                          </w:sdtPr>
                          <w:sdtContent>
                            <w:p w14:paraId="0FE30ABC" w14:textId="1E6E4FBD" w:rsidR="00A40414" w:rsidRDefault="00A40414">
                              <w:pPr>
                                <w:pStyle w:val="Subtitle"/>
                              </w:pPr>
                              <w:r>
                                <w:t>January 15, 2019</w:t>
                              </w:r>
                            </w:p>
                          </w:sdtContent>
                        </w:sdt>
                      </w:txbxContent>
                    </v:textbox>
                    <w10:wrap type="square" anchorx="margin" anchory="page"/>
                    <w10:anchorlock/>
                  </v:shape>
                </w:pict>
              </mc:Fallback>
            </mc:AlternateContent>
          </w:r>
          <w:r w:rsidRPr="00BD5B1E">
            <w:rPr>
              <w:noProof/>
              <w:lang w:val="en-IN" w:eastAsia="en-IN"/>
            </w:rPr>
            <mc:AlternateContent>
              <mc:Choice Requires="wpg">
                <w:drawing>
                  <wp:anchor distT="0" distB="0" distL="114300" distR="114300" simplePos="0" relativeHeight="251658240" behindDoc="0" locked="0" layoutInCell="1" allowOverlap="1" wp14:anchorId="63E923DA" wp14:editId="0211472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C1F9DEE" id="Group 38" o:spid="_x0000_s1026" alt="Title: Decorative sidebar"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629dd1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4a66ac [3204]" stroked="f" strokeweight="1pt">
                      <o:lock v:ext="edit" aspectratio="t"/>
                    </v:rect>
                    <w10:wrap anchorx="page" anchory="page"/>
                  </v:group>
                </w:pict>
              </mc:Fallback>
            </mc:AlternateContent>
          </w:r>
          <w:r w:rsidRPr="00BD5B1E">
            <w:rPr>
              <w:noProof/>
              <w:color w:val="242852" w:themeColor="text2"/>
              <w:sz w:val="32"/>
              <w:szCs w:val="32"/>
              <w:lang w:val="en-GB"/>
            </w:rPr>
            <w:br w:type="page"/>
          </w:r>
        </w:p>
      </w:sdtContent>
    </w:sdt>
    <w:p w14:paraId="4DF565AC" w14:textId="617CA961" w:rsidR="00E423A5" w:rsidRDefault="00BF1621" w:rsidP="003035D1">
      <w:pPr>
        <w:rPr>
          <w:lang w:val="en-GB"/>
        </w:rPr>
      </w:pPr>
      <w:r w:rsidRPr="00BF1621">
        <w:rPr>
          <w:lang w:val="en-GB"/>
        </w:rPr>
        <w:lastRenderedPageBreak/>
        <w:t>This doc</w:t>
      </w:r>
      <w:r w:rsidR="00D54519">
        <w:rPr>
          <w:lang w:val="en-GB"/>
        </w:rPr>
        <w:t xml:space="preserve">ument outlines the </w:t>
      </w:r>
      <w:r w:rsidR="00061447">
        <w:rPr>
          <w:lang w:val="en-GB"/>
        </w:rPr>
        <w:t>technical s</w:t>
      </w:r>
      <w:r w:rsidR="005B709C">
        <w:rPr>
          <w:lang w:val="en-GB"/>
        </w:rPr>
        <w:t xml:space="preserve">olution </w:t>
      </w:r>
      <w:r w:rsidR="00911676">
        <w:rPr>
          <w:lang w:val="en-GB"/>
        </w:rPr>
        <w:t>for development.</w:t>
      </w:r>
    </w:p>
    <w:p w14:paraId="067AE860" w14:textId="5EEF7892" w:rsidR="00E423A5" w:rsidRDefault="00E423A5" w:rsidP="00E423A5">
      <w:pPr>
        <w:pStyle w:val="Heading1"/>
        <w:rPr>
          <w:ins w:id="0" w:author="gugun wasp" w:date="2019-04-09T12:49:00Z"/>
          <w:lang w:val="en-GB"/>
        </w:rPr>
      </w:pPr>
      <w:bookmarkStart w:id="1" w:name="_Toc5708582"/>
      <w:r>
        <w:rPr>
          <w:lang w:val="en-GB"/>
        </w:rPr>
        <w:t>VERSION HISTORY</w:t>
      </w:r>
      <w:bookmarkEnd w:id="1"/>
    </w:p>
    <w:tbl>
      <w:tblPr>
        <w:tblStyle w:val="ListTable3-Accent21"/>
        <w:tblW w:w="0" w:type="auto"/>
        <w:tblLook w:val="04A0" w:firstRow="1" w:lastRow="0" w:firstColumn="1" w:lastColumn="0" w:noHBand="0" w:noVBand="1"/>
      </w:tblPr>
      <w:tblGrid>
        <w:gridCol w:w="1165"/>
        <w:gridCol w:w="1620"/>
        <w:gridCol w:w="4227"/>
        <w:gridCol w:w="2338"/>
      </w:tblGrid>
      <w:tr w:rsidR="00670819" w14:paraId="1A469914" w14:textId="77777777" w:rsidTr="00670819">
        <w:trPr>
          <w:cnfStyle w:val="100000000000" w:firstRow="1" w:lastRow="0" w:firstColumn="0" w:lastColumn="0" w:oddVBand="0" w:evenVBand="0" w:oddHBand="0" w:evenHBand="0" w:firstRowFirstColumn="0" w:firstRowLastColumn="0" w:lastRowFirstColumn="0" w:lastRowLastColumn="0"/>
          <w:ins w:id="2" w:author="gugun wasp" w:date="2019-04-09T12:50:00Z"/>
        </w:trPr>
        <w:tc>
          <w:tcPr>
            <w:cnfStyle w:val="001000000100" w:firstRow="0" w:lastRow="0" w:firstColumn="1" w:lastColumn="0" w:oddVBand="0" w:evenVBand="0" w:oddHBand="0" w:evenHBand="0" w:firstRowFirstColumn="1" w:firstRowLastColumn="0" w:lastRowFirstColumn="0" w:lastRowLastColumn="0"/>
            <w:tcW w:w="1165" w:type="dxa"/>
          </w:tcPr>
          <w:p w14:paraId="1C456368" w14:textId="77777777" w:rsidR="00670819" w:rsidRDefault="00670819" w:rsidP="00FE0843">
            <w:pPr>
              <w:spacing w:after="0" w:line="252" w:lineRule="auto"/>
              <w:ind w:left="0" w:right="0"/>
              <w:rPr>
                <w:ins w:id="3" w:author="gugun wasp" w:date="2019-04-09T12:50:00Z"/>
                <w:lang w:val="en-GB"/>
              </w:rPr>
            </w:pPr>
            <w:ins w:id="4" w:author="gugun wasp" w:date="2019-04-09T12:50:00Z">
              <w:r>
                <w:rPr>
                  <w:lang w:val="en-GB"/>
                </w:rPr>
                <w:t>Version</w:t>
              </w:r>
            </w:ins>
          </w:p>
        </w:tc>
        <w:tc>
          <w:tcPr>
            <w:tcW w:w="1620" w:type="dxa"/>
          </w:tcPr>
          <w:p w14:paraId="2D034AAC" w14:textId="77777777" w:rsidR="00670819" w:rsidRDefault="00670819" w:rsidP="00FE0843">
            <w:pPr>
              <w:spacing w:after="0" w:line="252" w:lineRule="auto"/>
              <w:ind w:left="0" w:right="0"/>
              <w:cnfStyle w:val="100000000000" w:firstRow="1" w:lastRow="0" w:firstColumn="0" w:lastColumn="0" w:oddVBand="0" w:evenVBand="0" w:oddHBand="0" w:evenHBand="0" w:firstRowFirstColumn="0" w:firstRowLastColumn="0" w:lastRowFirstColumn="0" w:lastRowLastColumn="0"/>
              <w:rPr>
                <w:ins w:id="5" w:author="gugun wasp" w:date="2019-04-09T12:50:00Z"/>
                <w:lang w:val="en-GB"/>
              </w:rPr>
            </w:pPr>
            <w:ins w:id="6" w:author="gugun wasp" w:date="2019-04-09T12:50:00Z">
              <w:r>
                <w:rPr>
                  <w:lang w:val="en-GB"/>
                </w:rPr>
                <w:t>Date</w:t>
              </w:r>
            </w:ins>
          </w:p>
        </w:tc>
        <w:tc>
          <w:tcPr>
            <w:tcW w:w="4227" w:type="dxa"/>
          </w:tcPr>
          <w:p w14:paraId="725483AB" w14:textId="77777777" w:rsidR="00670819" w:rsidRDefault="00670819" w:rsidP="00FE0843">
            <w:pPr>
              <w:spacing w:after="0" w:line="252" w:lineRule="auto"/>
              <w:ind w:left="0" w:right="0"/>
              <w:cnfStyle w:val="100000000000" w:firstRow="1" w:lastRow="0" w:firstColumn="0" w:lastColumn="0" w:oddVBand="0" w:evenVBand="0" w:oddHBand="0" w:evenHBand="0" w:firstRowFirstColumn="0" w:firstRowLastColumn="0" w:lastRowFirstColumn="0" w:lastRowLastColumn="0"/>
              <w:rPr>
                <w:ins w:id="7" w:author="gugun wasp" w:date="2019-04-09T12:50:00Z"/>
                <w:lang w:val="en-GB"/>
              </w:rPr>
            </w:pPr>
            <w:ins w:id="8" w:author="gugun wasp" w:date="2019-04-09T12:50:00Z">
              <w:r>
                <w:rPr>
                  <w:lang w:val="en-GB"/>
                </w:rPr>
                <w:t>Change</w:t>
              </w:r>
            </w:ins>
          </w:p>
        </w:tc>
        <w:tc>
          <w:tcPr>
            <w:tcW w:w="2338" w:type="dxa"/>
          </w:tcPr>
          <w:p w14:paraId="2F4C397F" w14:textId="77777777" w:rsidR="00670819" w:rsidRDefault="00670819" w:rsidP="00FE0843">
            <w:pPr>
              <w:spacing w:after="0" w:line="252" w:lineRule="auto"/>
              <w:ind w:left="0" w:right="0"/>
              <w:cnfStyle w:val="100000000000" w:firstRow="1" w:lastRow="0" w:firstColumn="0" w:lastColumn="0" w:oddVBand="0" w:evenVBand="0" w:oddHBand="0" w:evenHBand="0" w:firstRowFirstColumn="0" w:firstRowLastColumn="0" w:lastRowFirstColumn="0" w:lastRowLastColumn="0"/>
              <w:rPr>
                <w:ins w:id="9" w:author="gugun wasp" w:date="2019-04-09T12:50:00Z"/>
                <w:lang w:val="en-GB"/>
              </w:rPr>
            </w:pPr>
            <w:ins w:id="10" w:author="gugun wasp" w:date="2019-04-09T12:50:00Z">
              <w:r>
                <w:rPr>
                  <w:lang w:val="en-GB"/>
                </w:rPr>
                <w:t>By</w:t>
              </w:r>
            </w:ins>
          </w:p>
        </w:tc>
      </w:tr>
      <w:tr w:rsidR="00670819" w14:paraId="0AB0A3D5" w14:textId="77777777" w:rsidTr="00670819">
        <w:trPr>
          <w:cnfStyle w:val="000000100000" w:firstRow="0" w:lastRow="0" w:firstColumn="0" w:lastColumn="0" w:oddVBand="0" w:evenVBand="0" w:oddHBand="1" w:evenHBand="0" w:firstRowFirstColumn="0" w:firstRowLastColumn="0" w:lastRowFirstColumn="0" w:lastRowLastColumn="0"/>
          <w:ins w:id="11" w:author="gugun wasp" w:date="2019-04-09T12:50:00Z"/>
        </w:trPr>
        <w:tc>
          <w:tcPr>
            <w:cnfStyle w:val="001000000000" w:firstRow="0" w:lastRow="0" w:firstColumn="1" w:lastColumn="0" w:oddVBand="0" w:evenVBand="0" w:oddHBand="0" w:evenHBand="0" w:firstRowFirstColumn="0" w:firstRowLastColumn="0" w:lastRowFirstColumn="0" w:lastRowLastColumn="0"/>
            <w:tcW w:w="1165" w:type="dxa"/>
          </w:tcPr>
          <w:p w14:paraId="216B42E0" w14:textId="77777777" w:rsidR="00670819" w:rsidRDefault="00670819" w:rsidP="00FE0843">
            <w:pPr>
              <w:spacing w:after="0" w:line="252" w:lineRule="auto"/>
              <w:ind w:left="0" w:right="0"/>
              <w:rPr>
                <w:ins w:id="12" w:author="gugun wasp" w:date="2019-04-09T12:50:00Z"/>
                <w:lang w:val="en-GB"/>
              </w:rPr>
            </w:pPr>
            <w:ins w:id="13" w:author="gugun wasp" w:date="2019-04-09T12:50:00Z">
              <w:r>
                <w:rPr>
                  <w:lang w:val="en-GB"/>
                </w:rPr>
                <w:t>1.0</w:t>
              </w:r>
            </w:ins>
          </w:p>
        </w:tc>
        <w:tc>
          <w:tcPr>
            <w:tcW w:w="1620" w:type="dxa"/>
          </w:tcPr>
          <w:p w14:paraId="2AF13E1A" w14:textId="77777777" w:rsidR="00670819" w:rsidRDefault="00670819" w:rsidP="00FE0843">
            <w:pPr>
              <w:spacing w:after="0" w:line="252" w:lineRule="auto"/>
              <w:ind w:left="0" w:right="0"/>
              <w:cnfStyle w:val="000000100000" w:firstRow="0" w:lastRow="0" w:firstColumn="0" w:lastColumn="0" w:oddVBand="0" w:evenVBand="0" w:oddHBand="1" w:evenHBand="0" w:firstRowFirstColumn="0" w:firstRowLastColumn="0" w:lastRowFirstColumn="0" w:lastRowLastColumn="0"/>
              <w:rPr>
                <w:ins w:id="14" w:author="gugun wasp" w:date="2019-04-09T12:50:00Z"/>
                <w:lang w:val="en-GB"/>
              </w:rPr>
            </w:pPr>
            <w:ins w:id="15" w:author="gugun wasp" w:date="2019-04-09T12:50:00Z">
              <w:r>
                <w:rPr>
                  <w:lang w:val="en-GB"/>
                </w:rPr>
                <w:t>01/15/2019</w:t>
              </w:r>
            </w:ins>
          </w:p>
        </w:tc>
        <w:tc>
          <w:tcPr>
            <w:tcW w:w="4227" w:type="dxa"/>
          </w:tcPr>
          <w:p w14:paraId="03E8442A" w14:textId="77777777" w:rsidR="00670819" w:rsidRDefault="00670819" w:rsidP="00FE0843">
            <w:pPr>
              <w:spacing w:after="0" w:line="252" w:lineRule="auto"/>
              <w:ind w:left="0" w:right="0"/>
              <w:cnfStyle w:val="000000100000" w:firstRow="0" w:lastRow="0" w:firstColumn="0" w:lastColumn="0" w:oddVBand="0" w:evenVBand="0" w:oddHBand="1" w:evenHBand="0" w:firstRowFirstColumn="0" w:firstRowLastColumn="0" w:lastRowFirstColumn="0" w:lastRowLastColumn="0"/>
              <w:rPr>
                <w:ins w:id="16" w:author="gugun wasp" w:date="2019-04-09T12:50:00Z"/>
                <w:lang w:val="en-GB"/>
              </w:rPr>
            </w:pPr>
            <w:ins w:id="17" w:author="gugun wasp" w:date="2019-04-09T12:50:00Z">
              <w:r>
                <w:rPr>
                  <w:lang w:val="en-GB"/>
                </w:rPr>
                <w:t>Release of document</w:t>
              </w:r>
            </w:ins>
          </w:p>
        </w:tc>
        <w:tc>
          <w:tcPr>
            <w:tcW w:w="2338" w:type="dxa"/>
          </w:tcPr>
          <w:p w14:paraId="008BB523" w14:textId="77777777" w:rsidR="00670819" w:rsidRDefault="00670819" w:rsidP="00FE0843">
            <w:pPr>
              <w:spacing w:after="0" w:line="252" w:lineRule="auto"/>
              <w:ind w:left="0" w:right="0"/>
              <w:cnfStyle w:val="000000100000" w:firstRow="0" w:lastRow="0" w:firstColumn="0" w:lastColumn="0" w:oddVBand="0" w:evenVBand="0" w:oddHBand="1" w:evenHBand="0" w:firstRowFirstColumn="0" w:firstRowLastColumn="0" w:lastRowFirstColumn="0" w:lastRowLastColumn="0"/>
              <w:rPr>
                <w:ins w:id="18" w:author="gugun wasp" w:date="2019-04-09T12:50:00Z"/>
                <w:lang w:val="en-GB"/>
              </w:rPr>
            </w:pPr>
            <w:proofErr w:type="spellStart"/>
            <w:ins w:id="19" w:author="gugun wasp" w:date="2019-04-09T12:50:00Z">
              <w:r>
                <w:rPr>
                  <w:lang w:val="en-GB"/>
                </w:rPr>
                <w:t>Gunarto</w:t>
              </w:r>
              <w:proofErr w:type="spellEnd"/>
            </w:ins>
          </w:p>
        </w:tc>
      </w:tr>
      <w:tr w:rsidR="00670819" w14:paraId="4C1323CD" w14:textId="77777777" w:rsidTr="00670819">
        <w:trPr>
          <w:ins w:id="20" w:author="gugun wasp" w:date="2019-04-09T12:50:00Z"/>
        </w:trPr>
        <w:tc>
          <w:tcPr>
            <w:cnfStyle w:val="001000000000" w:firstRow="0" w:lastRow="0" w:firstColumn="1" w:lastColumn="0" w:oddVBand="0" w:evenVBand="0" w:oddHBand="0" w:evenHBand="0" w:firstRowFirstColumn="0" w:firstRowLastColumn="0" w:lastRowFirstColumn="0" w:lastRowLastColumn="0"/>
            <w:tcW w:w="1165" w:type="dxa"/>
          </w:tcPr>
          <w:p w14:paraId="3589EAFD" w14:textId="77777777" w:rsidR="00670819" w:rsidRDefault="00670819" w:rsidP="00FE0843">
            <w:pPr>
              <w:spacing w:after="0" w:line="252" w:lineRule="auto"/>
              <w:ind w:left="0" w:right="0"/>
              <w:rPr>
                <w:ins w:id="21" w:author="gugun wasp" w:date="2019-04-09T12:50:00Z"/>
                <w:lang w:val="en-GB"/>
              </w:rPr>
            </w:pPr>
            <w:ins w:id="22" w:author="gugun wasp" w:date="2019-04-09T12:50:00Z">
              <w:r>
                <w:rPr>
                  <w:lang w:val="en-GB"/>
                </w:rPr>
                <w:t>1.01</w:t>
              </w:r>
            </w:ins>
          </w:p>
        </w:tc>
        <w:tc>
          <w:tcPr>
            <w:tcW w:w="1620" w:type="dxa"/>
          </w:tcPr>
          <w:p w14:paraId="0708AB44" w14:textId="77777777" w:rsidR="00670819" w:rsidRDefault="00670819" w:rsidP="00FE0843">
            <w:pPr>
              <w:spacing w:after="0" w:line="252" w:lineRule="auto"/>
              <w:ind w:left="0" w:right="0"/>
              <w:cnfStyle w:val="000000000000" w:firstRow="0" w:lastRow="0" w:firstColumn="0" w:lastColumn="0" w:oddVBand="0" w:evenVBand="0" w:oddHBand="0" w:evenHBand="0" w:firstRowFirstColumn="0" w:firstRowLastColumn="0" w:lastRowFirstColumn="0" w:lastRowLastColumn="0"/>
              <w:rPr>
                <w:ins w:id="23" w:author="gugun wasp" w:date="2019-04-09T12:50:00Z"/>
                <w:lang w:val="en-GB"/>
              </w:rPr>
            </w:pPr>
            <w:ins w:id="24" w:author="gugun wasp" w:date="2019-04-09T12:50:00Z">
              <w:r>
                <w:rPr>
                  <w:lang w:val="en-GB"/>
                </w:rPr>
                <w:t>02/19/2019</w:t>
              </w:r>
            </w:ins>
          </w:p>
        </w:tc>
        <w:tc>
          <w:tcPr>
            <w:tcW w:w="4227" w:type="dxa"/>
          </w:tcPr>
          <w:p w14:paraId="729F0619" w14:textId="77777777" w:rsidR="00670819" w:rsidRDefault="00670819" w:rsidP="00FE0843">
            <w:pPr>
              <w:spacing w:after="0" w:line="252" w:lineRule="auto"/>
              <w:ind w:left="0" w:right="0"/>
              <w:cnfStyle w:val="000000000000" w:firstRow="0" w:lastRow="0" w:firstColumn="0" w:lastColumn="0" w:oddVBand="0" w:evenVBand="0" w:oddHBand="0" w:evenHBand="0" w:firstRowFirstColumn="0" w:firstRowLastColumn="0" w:lastRowFirstColumn="0" w:lastRowLastColumn="0"/>
              <w:rPr>
                <w:ins w:id="25" w:author="gugun wasp" w:date="2019-04-09T12:50:00Z"/>
                <w:lang w:val="en-GB"/>
              </w:rPr>
            </w:pPr>
            <w:ins w:id="26" w:author="gugun wasp" w:date="2019-04-09T12:50:00Z">
              <w:r>
                <w:rPr>
                  <w:lang w:val="en-GB"/>
                </w:rPr>
                <w:t>Add information Functional Requirement, change document title so is appropriate with the content</w:t>
              </w:r>
            </w:ins>
          </w:p>
        </w:tc>
        <w:tc>
          <w:tcPr>
            <w:tcW w:w="2338" w:type="dxa"/>
          </w:tcPr>
          <w:p w14:paraId="59B9E856" w14:textId="77777777" w:rsidR="00670819" w:rsidRDefault="00670819" w:rsidP="00FE0843">
            <w:pPr>
              <w:spacing w:after="0" w:line="252" w:lineRule="auto"/>
              <w:ind w:left="0" w:right="0"/>
              <w:cnfStyle w:val="000000000000" w:firstRow="0" w:lastRow="0" w:firstColumn="0" w:lastColumn="0" w:oddVBand="0" w:evenVBand="0" w:oddHBand="0" w:evenHBand="0" w:firstRowFirstColumn="0" w:firstRowLastColumn="0" w:lastRowFirstColumn="0" w:lastRowLastColumn="0"/>
              <w:rPr>
                <w:ins w:id="27" w:author="gugun wasp" w:date="2019-04-09T12:50:00Z"/>
                <w:lang w:val="en-GB"/>
              </w:rPr>
            </w:pPr>
            <w:proofErr w:type="spellStart"/>
            <w:ins w:id="28" w:author="gugun wasp" w:date="2019-04-09T12:50:00Z">
              <w:r>
                <w:rPr>
                  <w:lang w:val="en-GB"/>
                </w:rPr>
                <w:t>Gunarto</w:t>
              </w:r>
              <w:proofErr w:type="spellEnd"/>
            </w:ins>
          </w:p>
        </w:tc>
      </w:tr>
      <w:tr w:rsidR="00670819" w14:paraId="7FC5FCD3" w14:textId="77777777" w:rsidTr="00670819">
        <w:trPr>
          <w:cnfStyle w:val="000000100000" w:firstRow="0" w:lastRow="0" w:firstColumn="0" w:lastColumn="0" w:oddVBand="0" w:evenVBand="0" w:oddHBand="1" w:evenHBand="0" w:firstRowFirstColumn="0" w:firstRowLastColumn="0" w:lastRowFirstColumn="0" w:lastRowLastColumn="0"/>
          <w:ins w:id="29" w:author="gugun wasp" w:date="2019-04-09T12:50:00Z"/>
        </w:trPr>
        <w:tc>
          <w:tcPr>
            <w:cnfStyle w:val="001000000000" w:firstRow="0" w:lastRow="0" w:firstColumn="1" w:lastColumn="0" w:oddVBand="0" w:evenVBand="0" w:oddHBand="0" w:evenHBand="0" w:firstRowFirstColumn="0" w:firstRowLastColumn="0" w:lastRowFirstColumn="0" w:lastRowLastColumn="0"/>
            <w:tcW w:w="1165" w:type="dxa"/>
          </w:tcPr>
          <w:p w14:paraId="15515348" w14:textId="77777777" w:rsidR="00670819" w:rsidRDefault="00670819" w:rsidP="00FE0843">
            <w:pPr>
              <w:spacing w:after="0" w:line="252" w:lineRule="auto"/>
              <w:ind w:left="0" w:right="0"/>
              <w:rPr>
                <w:ins w:id="30" w:author="gugun wasp" w:date="2019-04-09T12:50:00Z"/>
                <w:lang w:val="en-GB"/>
              </w:rPr>
            </w:pPr>
            <w:ins w:id="31" w:author="gugun wasp" w:date="2019-04-09T12:50:00Z">
              <w:r>
                <w:rPr>
                  <w:lang w:val="en-GB"/>
                </w:rPr>
                <w:t>1.02</w:t>
              </w:r>
            </w:ins>
          </w:p>
        </w:tc>
        <w:tc>
          <w:tcPr>
            <w:tcW w:w="1620" w:type="dxa"/>
          </w:tcPr>
          <w:p w14:paraId="6BF4A288" w14:textId="77777777" w:rsidR="00670819" w:rsidRDefault="00670819" w:rsidP="00FE0843">
            <w:pPr>
              <w:spacing w:after="0" w:line="252" w:lineRule="auto"/>
              <w:ind w:left="0" w:right="0"/>
              <w:cnfStyle w:val="000000100000" w:firstRow="0" w:lastRow="0" w:firstColumn="0" w:lastColumn="0" w:oddVBand="0" w:evenVBand="0" w:oddHBand="1" w:evenHBand="0" w:firstRowFirstColumn="0" w:firstRowLastColumn="0" w:lastRowFirstColumn="0" w:lastRowLastColumn="0"/>
              <w:rPr>
                <w:ins w:id="32" w:author="gugun wasp" w:date="2019-04-09T12:50:00Z"/>
                <w:lang w:val="en-GB"/>
              </w:rPr>
            </w:pPr>
            <w:ins w:id="33" w:author="gugun wasp" w:date="2019-04-09T12:50:00Z">
              <w:r>
                <w:rPr>
                  <w:lang w:val="en-GB"/>
                </w:rPr>
                <w:t>03/25/2019</w:t>
              </w:r>
            </w:ins>
          </w:p>
        </w:tc>
        <w:tc>
          <w:tcPr>
            <w:tcW w:w="4227" w:type="dxa"/>
          </w:tcPr>
          <w:p w14:paraId="230C3026" w14:textId="77777777" w:rsidR="00670819" w:rsidRDefault="00670819" w:rsidP="00FE0843">
            <w:pPr>
              <w:spacing w:after="0" w:line="252" w:lineRule="auto"/>
              <w:ind w:left="0" w:right="0"/>
              <w:cnfStyle w:val="000000100000" w:firstRow="0" w:lastRow="0" w:firstColumn="0" w:lastColumn="0" w:oddVBand="0" w:evenVBand="0" w:oddHBand="1" w:evenHBand="0" w:firstRowFirstColumn="0" w:firstRowLastColumn="0" w:lastRowFirstColumn="0" w:lastRowLastColumn="0"/>
              <w:rPr>
                <w:ins w:id="34" w:author="gugun wasp" w:date="2019-04-09T12:50:00Z"/>
                <w:lang w:val="en-GB"/>
              </w:rPr>
            </w:pPr>
            <w:ins w:id="35" w:author="gugun wasp" w:date="2019-04-09T12:50:00Z">
              <w:r>
                <w:rPr>
                  <w:lang w:val="en-GB"/>
                </w:rPr>
                <w:t>Added solution description</w:t>
              </w:r>
            </w:ins>
          </w:p>
        </w:tc>
        <w:tc>
          <w:tcPr>
            <w:tcW w:w="2338" w:type="dxa"/>
          </w:tcPr>
          <w:p w14:paraId="259FD548" w14:textId="77777777" w:rsidR="00670819" w:rsidRDefault="00670819" w:rsidP="00FE0843">
            <w:pPr>
              <w:spacing w:after="0" w:line="252" w:lineRule="auto"/>
              <w:ind w:left="0" w:right="0"/>
              <w:cnfStyle w:val="000000100000" w:firstRow="0" w:lastRow="0" w:firstColumn="0" w:lastColumn="0" w:oddVBand="0" w:evenVBand="0" w:oddHBand="1" w:evenHBand="0" w:firstRowFirstColumn="0" w:firstRowLastColumn="0" w:lastRowFirstColumn="0" w:lastRowLastColumn="0"/>
              <w:rPr>
                <w:ins w:id="36" w:author="gugun wasp" w:date="2019-04-09T12:50:00Z"/>
                <w:lang w:val="en-GB"/>
              </w:rPr>
            </w:pPr>
            <w:ins w:id="37" w:author="gugun wasp" w:date="2019-04-09T12:50:00Z">
              <w:r>
                <w:rPr>
                  <w:lang w:val="en-GB"/>
                </w:rPr>
                <w:t>Arun SP</w:t>
              </w:r>
            </w:ins>
          </w:p>
        </w:tc>
      </w:tr>
      <w:tr w:rsidR="00670819" w14:paraId="676DAC7A" w14:textId="77777777" w:rsidTr="00670819">
        <w:trPr>
          <w:ins w:id="38" w:author="gugun wasp" w:date="2019-04-09T12:50:00Z"/>
        </w:trPr>
        <w:tc>
          <w:tcPr>
            <w:cnfStyle w:val="001000000000" w:firstRow="0" w:lastRow="0" w:firstColumn="1" w:lastColumn="0" w:oddVBand="0" w:evenVBand="0" w:oddHBand="0" w:evenHBand="0" w:firstRowFirstColumn="0" w:firstRowLastColumn="0" w:lastRowFirstColumn="0" w:lastRowLastColumn="0"/>
            <w:tcW w:w="1165" w:type="dxa"/>
          </w:tcPr>
          <w:p w14:paraId="69812A67" w14:textId="77777777" w:rsidR="00670819" w:rsidRDefault="00670819" w:rsidP="00FE0843">
            <w:pPr>
              <w:spacing w:after="0" w:line="252" w:lineRule="auto"/>
              <w:ind w:left="0" w:right="0"/>
              <w:rPr>
                <w:ins w:id="39" w:author="gugun wasp" w:date="2019-04-09T12:50:00Z"/>
                <w:lang w:val="en-GB"/>
              </w:rPr>
            </w:pPr>
            <w:ins w:id="40" w:author="gugun wasp" w:date="2019-04-09T12:50:00Z">
              <w:r>
                <w:rPr>
                  <w:lang w:val="en-GB"/>
                </w:rPr>
                <w:t>1.03</w:t>
              </w:r>
            </w:ins>
          </w:p>
        </w:tc>
        <w:tc>
          <w:tcPr>
            <w:tcW w:w="1620" w:type="dxa"/>
          </w:tcPr>
          <w:p w14:paraId="1B44A615" w14:textId="77777777" w:rsidR="00670819" w:rsidRDefault="00670819" w:rsidP="00FE0843">
            <w:pPr>
              <w:spacing w:after="0" w:line="252" w:lineRule="auto"/>
              <w:ind w:left="0" w:right="0"/>
              <w:cnfStyle w:val="000000000000" w:firstRow="0" w:lastRow="0" w:firstColumn="0" w:lastColumn="0" w:oddVBand="0" w:evenVBand="0" w:oddHBand="0" w:evenHBand="0" w:firstRowFirstColumn="0" w:firstRowLastColumn="0" w:lastRowFirstColumn="0" w:lastRowLastColumn="0"/>
              <w:rPr>
                <w:ins w:id="41" w:author="gugun wasp" w:date="2019-04-09T12:50:00Z"/>
                <w:lang w:val="en-GB"/>
              </w:rPr>
            </w:pPr>
            <w:ins w:id="42" w:author="gugun wasp" w:date="2019-04-09T12:50:00Z">
              <w:r>
                <w:rPr>
                  <w:lang w:val="en-GB"/>
                </w:rPr>
                <w:t>04/08/2019</w:t>
              </w:r>
            </w:ins>
          </w:p>
        </w:tc>
        <w:tc>
          <w:tcPr>
            <w:tcW w:w="4227" w:type="dxa"/>
          </w:tcPr>
          <w:p w14:paraId="33A4465A" w14:textId="77777777" w:rsidR="00670819" w:rsidRDefault="00670819" w:rsidP="00FE0843">
            <w:pPr>
              <w:spacing w:after="0" w:line="252" w:lineRule="auto"/>
              <w:ind w:left="0" w:right="0"/>
              <w:cnfStyle w:val="000000000000" w:firstRow="0" w:lastRow="0" w:firstColumn="0" w:lastColumn="0" w:oddVBand="0" w:evenVBand="0" w:oddHBand="0" w:evenHBand="0" w:firstRowFirstColumn="0" w:firstRowLastColumn="0" w:lastRowFirstColumn="0" w:lastRowLastColumn="0"/>
              <w:rPr>
                <w:ins w:id="43" w:author="gugun wasp" w:date="2019-04-09T12:50:00Z"/>
                <w:lang w:val="en-GB"/>
              </w:rPr>
            </w:pPr>
            <w:ins w:id="44" w:author="gugun wasp" w:date="2019-04-09T12:50:00Z">
              <w:r>
                <w:rPr>
                  <w:lang w:val="en-GB"/>
                </w:rPr>
                <w:t xml:space="preserve">Added </w:t>
              </w:r>
              <w:proofErr w:type="spellStart"/>
              <w:r>
                <w:rPr>
                  <w:lang w:val="en-GB"/>
                </w:rPr>
                <w:t>Saldomobo</w:t>
              </w:r>
              <w:proofErr w:type="spellEnd"/>
              <w:r>
                <w:rPr>
                  <w:lang w:val="en-GB"/>
                </w:rPr>
                <w:t xml:space="preserve"> API details</w:t>
              </w:r>
            </w:ins>
          </w:p>
        </w:tc>
        <w:tc>
          <w:tcPr>
            <w:tcW w:w="2338" w:type="dxa"/>
          </w:tcPr>
          <w:p w14:paraId="402BB28D" w14:textId="77777777" w:rsidR="00670819" w:rsidRDefault="00670819" w:rsidP="00FE0843">
            <w:pPr>
              <w:spacing w:after="0" w:line="252" w:lineRule="auto"/>
              <w:ind w:left="0" w:right="0"/>
              <w:cnfStyle w:val="000000000000" w:firstRow="0" w:lastRow="0" w:firstColumn="0" w:lastColumn="0" w:oddVBand="0" w:evenVBand="0" w:oddHBand="0" w:evenHBand="0" w:firstRowFirstColumn="0" w:firstRowLastColumn="0" w:lastRowFirstColumn="0" w:lastRowLastColumn="0"/>
              <w:rPr>
                <w:ins w:id="45" w:author="gugun wasp" w:date="2019-04-09T12:50:00Z"/>
                <w:lang w:val="en-GB"/>
              </w:rPr>
            </w:pPr>
            <w:ins w:id="46" w:author="gugun wasp" w:date="2019-04-09T12:50:00Z">
              <w:r>
                <w:rPr>
                  <w:lang w:val="en-GB"/>
                </w:rPr>
                <w:t>Arun SP</w:t>
              </w:r>
            </w:ins>
          </w:p>
        </w:tc>
      </w:tr>
      <w:tr w:rsidR="00E423A5" w:rsidDel="00670819" w14:paraId="231C175F" w14:textId="138BB732" w:rsidTr="00E423A5">
        <w:trPr>
          <w:cnfStyle w:val="000000100000" w:firstRow="0" w:lastRow="0" w:firstColumn="0" w:lastColumn="0" w:oddVBand="0" w:evenVBand="0" w:oddHBand="1" w:evenHBand="0" w:firstRowFirstColumn="0" w:firstRowLastColumn="0" w:lastRowFirstColumn="0" w:lastRowLastColumn="0"/>
          <w:del w:id="47" w:author="gugun wasp" w:date="2019-04-09T12:49:00Z"/>
        </w:trPr>
        <w:tc>
          <w:tcPr>
            <w:cnfStyle w:val="001000000000" w:firstRow="0" w:lastRow="0" w:firstColumn="1" w:lastColumn="0" w:oddVBand="0" w:evenVBand="0" w:oddHBand="0" w:evenHBand="0" w:firstRowFirstColumn="0" w:firstRowLastColumn="0" w:lastRowFirstColumn="0" w:lastRowLastColumn="0"/>
            <w:tcW w:w="1165" w:type="dxa"/>
          </w:tcPr>
          <w:p w14:paraId="07128857" w14:textId="7DA3FD2F" w:rsidR="00E423A5" w:rsidDel="00670819" w:rsidRDefault="00E423A5" w:rsidP="00E423A5">
            <w:pPr>
              <w:spacing w:after="0" w:line="252" w:lineRule="auto"/>
              <w:ind w:left="0" w:right="0"/>
              <w:rPr>
                <w:del w:id="48" w:author="gugun wasp" w:date="2019-04-09T12:49:00Z"/>
                <w:lang w:val="en-GB"/>
              </w:rPr>
            </w:pPr>
            <w:del w:id="49" w:author="gugun wasp" w:date="2019-04-09T12:49:00Z">
              <w:r w:rsidDel="00670819">
                <w:rPr>
                  <w:lang w:val="en-GB"/>
                </w:rPr>
                <w:delText>Version</w:delText>
              </w:r>
            </w:del>
          </w:p>
        </w:tc>
        <w:tc>
          <w:tcPr>
            <w:tcW w:w="1620" w:type="dxa"/>
          </w:tcPr>
          <w:p w14:paraId="6D051724" w14:textId="634D3367" w:rsidR="00E423A5" w:rsidDel="00670819" w:rsidRDefault="00E423A5" w:rsidP="00E423A5">
            <w:pPr>
              <w:spacing w:after="0" w:line="252" w:lineRule="auto"/>
              <w:ind w:left="0" w:right="0"/>
              <w:cnfStyle w:val="000000100000" w:firstRow="0" w:lastRow="0" w:firstColumn="0" w:lastColumn="0" w:oddVBand="0" w:evenVBand="0" w:oddHBand="1" w:evenHBand="0" w:firstRowFirstColumn="0" w:firstRowLastColumn="0" w:lastRowFirstColumn="0" w:lastRowLastColumn="0"/>
              <w:rPr>
                <w:del w:id="50" w:author="gugun wasp" w:date="2019-04-09T12:49:00Z"/>
                <w:lang w:val="en-GB"/>
              </w:rPr>
            </w:pPr>
            <w:del w:id="51" w:author="gugun wasp" w:date="2019-04-09T12:49:00Z">
              <w:r w:rsidDel="00670819">
                <w:rPr>
                  <w:lang w:val="en-GB"/>
                </w:rPr>
                <w:delText>Date</w:delText>
              </w:r>
            </w:del>
          </w:p>
        </w:tc>
        <w:tc>
          <w:tcPr>
            <w:tcW w:w="4227" w:type="dxa"/>
          </w:tcPr>
          <w:p w14:paraId="7755C05A" w14:textId="2E3A3A53" w:rsidR="00E423A5" w:rsidDel="00670819" w:rsidRDefault="00E423A5" w:rsidP="00E423A5">
            <w:pPr>
              <w:spacing w:after="0" w:line="252" w:lineRule="auto"/>
              <w:ind w:left="0" w:right="0"/>
              <w:cnfStyle w:val="000000100000" w:firstRow="0" w:lastRow="0" w:firstColumn="0" w:lastColumn="0" w:oddVBand="0" w:evenVBand="0" w:oddHBand="1" w:evenHBand="0" w:firstRowFirstColumn="0" w:firstRowLastColumn="0" w:lastRowFirstColumn="0" w:lastRowLastColumn="0"/>
              <w:rPr>
                <w:del w:id="52" w:author="gugun wasp" w:date="2019-04-09T12:49:00Z"/>
                <w:lang w:val="en-GB"/>
              </w:rPr>
            </w:pPr>
            <w:del w:id="53" w:author="gugun wasp" w:date="2019-04-09T12:49:00Z">
              <w:r w:rsidDel="00670819">
                <w:rPr>
                  <w:lang w:val="en-GB"/>
                </w:rPr>
                <w:delText>Change</w:delText>
              </w:r>
            </w:del>
          </w:p>
        </w:tc>
        <w:tc>
          <w:tcPr>
            <w:tcW w:w="2338" w:type="dxa"/>
          </w:tcPr>
          <w:p w14:paraId="2FC13BB3" w14:textId="42C4D0D1" w:rsidR="00E423A5" w:rsidDel="00670819" w:rsidRDefault="00E423A5" w:rsidP="00E423A5">
            <w:pPr>
              <w:spacing w:after="0" w:line="252" w:lineRule="auto"/>
              <w:ind w:left="0" w:right="0"/>
              <w:cnfStyle w:val="000000100000" w:firstRow="0" w:lastRow="0" w:firstColumn="0" w:lastColumn="0" w:oddVBand="0" w:evenVBand="0" w:oddHBand="1" w:evenHBand="0" w:firstRowFirstColumn="0" w:firstRowLastColumn="0" w:lastRowFirstColumn="0" w:lastRowLastColumn="0"/>
              <w:rPr>
                <w:del w:id="54" w:author="gugun wasp" w:date="2019-04-09T12:49:00Z"/>
                <w:lang w:val="en-GB"/>
              </w:rPr>
            </w:pPr>
            <w:del w:id="55" w:author="gugun wasp" w:date="2019-04-09T12:49:00Z">
              <w:r w:rsidDel="00670819">
                <w:rPr>
                  <w:lang w:val="en-GB"/>
                </w:rPr>
                <w:delText>By</w:delText>
              </w:r>
            </w:del>
          </w:p>
        </w:tc>
      </w:tr>
      <w:tr w:rsidR="00E423A5" w:rsidDel="00670819" w14:paraId="5F24E8D3" w14:textId="014BFBAC" w:rsidTr="00E423A5">
        <w:trPr>
          <w:del w:id="56" w:author="gugun wasp" w:date="2019-04-09T12:49:00Z"/>
        </w:trPr>
        <w:tc>
          <w:tcPr>
            <w:cnfStyle w:val="001000000000" w:firstRow="0" w:lastRow="0" w:firstColumn="1" w:lastColumn="0" w:oddVBand="0" w:evenVBand="0" w:oddHBand="0" w:evenHBand="0" w:firstRowFirstColumn="0" w:firstRowLastColumn="0" w:lastRowFirstColumn="0" w:lastRowLastColumn="0"/>
            <w:tcW w:w="1165" w:type="dxa"/>
          </w:tcPr>
          <w:p w14:paraId="331A01E7" w14:textId="7C9F726E" w:rsidR="00E423A5" w:rsidDel="00670819" w:rsidRDefault="00E423A5" w:rsidP="00E423A5">
            <w:pPr>
              <w:spacing w:after="0" w:line="252" w:lineRule="auto"/>
              <w:ind w:left="0" w:right="0"/>
              <w:rPr>
                <w:del w:id="57" w:author="gugun wasp" w:date="2019-04-09T12:49:00Z"/>
                <w:lang w:val="en-GB"/>
              </w:rPr>
            </w:pPr>
            <w:del w:id="58" w:author="gugun wasp" w:date="2019-04-09T12:49:00Z">
              <w:r w:rsidDel="00670819">
                <w:rPr>
                  <w:lang w:val="en-GB"/>
                </w:rPr>
                <w:delText>1.0</w:delText>
              </w:r>
            </w:del>
          </w:p>
        </w:tc>
        <w:tc>
          <w:tcPr>
            <w:tcW w:w="1620" w:type="dxa"/>
          </w:tcPr>
          <w:p w14:paraId="07C7CAF2" w14:textId="37882453" w:rsidR="00E423A5" w:rsidDel="00670819" w:rsidRDefault="003B678C" w:rsidP="00E423A5">
            <w:pPr>
              <w:spacing w:after="0" w:line="252" w:lineRule="auto"/>
              <w:ind w:left="0" w:right="0"/>
              <w:cnfStyle w:val="000000000000" w:firstRow="0" w:lastRow="0" w:firstColumn="0" w:lastColumn="0" w:oddVBand="0" w:evenVBand="0" w:oddHBand="0" w:evenHBand="0" w:firstRowFirstColumn="0" w:firstRowLastColumn="0" w:lastRowFirstColumn="0" w:lastRowLastColumn="0"/>
              <w:rPr>
                <w:del w:id="59" w:author="gugun wasp" w:date="2019-04-09T12:49:00Z"/>
                <w:lang w:val="en-GB"/>
              </w:rPr>
            </w:pPr>
            <w:del w:id="60" w:author="gugun wasp" w:date="2019-04-09T12:49:00Z">
              <w:r w:rsidDel="00670819">
                <w:rPr>
                  <w:lang w:val="en-GB"/>
                </w:rPr>
                <w:delText>0</w:delText>
              </w:r>
              <w:r w:rsidR="00E423A5" w:rsidDel="00670819">
                <w:rPr>
                  <w:lang w:val="en-GB"/>
                </w:rPr>
                <w:delText>1/1</w:delText>
              </w:r>
              <w:r w:rsidDel="00670819">
                <w:rPr>
                  <w:lang w:val="en-GB"/>
                </w:rPr>
                <w:delText>5</w:delText>
              </w:r>
              <w:r w:rsidR="00E423A5" w:rsidDel="00670819">
                <w:rPr>
                  <w:lang w:val="en-GB"/>
                </w:rPr>
                <w:delText>/201</w:delText>
              </w:r>
              <w:r w:rsidR="006860C3" w:rsidDel="00670819">
                <w:rPr>
                  <w:lang w:val="en-GB"/>
                </w:rPr>
                <w:delText>9</w:delText>
              </w:r>
            </w:del>
          </w:p>
        </w:tc>
        <w:tc>
          <w:tcPr>
            <w:tcW w:w="4227" w:type="dxa"/>
          </w:tcPr>
          <w:p w14:paraId="16C15918" w14:textId="2A384766" w:rsidR="00E423A5" w:rsidDel="00670819" w:rsidRDefault="00E423A5" w:rsidP="00E423A5">
            <w:pPr>
              <w:spacing w:after="0" w:line="252" w:lineRule="auto"/>
              <w:ind w:left="0" w:right="0"/>
              <w:cnfStyle w:val="000000000000" w:firstRow="0" w:lastRow="0" w:firstColumn="0" w:lastColumn="0" w:oddVBand="0" w:evenVBand="0" w:oddHBand="0" w:evenHBand="0" w:firstRowFirstColumn="0" w:firstRowLastColumn="0" w:lastRowFirstColumn="0" w:lastRowLastColumn="0"/>
              <w:rPr>
                <w:del w:id="61" w:author="gugun wasp" w:date="2019-04-09T12:49:00Z"/>
                <w:lang w:val="en-GB"/>
              </w:rPr>
            </w:pPr>
            <w:del w:id="62" w:author="gugun wasp" w:date="2019-04-09T12:49:00Z">
              <w:r w:rsidDel="00670819">
                <w:rPr>
                  <w:lang w:val="en-GB"/>
                </w:rPr>
                <w:delText>Release of document</w:delText>
              </w:r>
            </w:del>
          </w:p>
        </w:tc>
        <w:tc>
          <w:tcPr>
            <w:tcW w:w="2338" w:type="dxa"/>
          </w:tcPr>
          <w:p w14:paraId="1283A385" w14:textId="4AE654B2" w:rsidR="00E423A5" w:rsidDel="00670819" w:rsidRDefault="006860C3" w:rsidP="00E423A5">
            <w:pPr>
              <w:spacing w:after="0" w:line="252" w:lineRule="auto"/>
              <w:ind w:left="0" w:right="0"/>
              <w:cnfStyle w:val="000000000000" w:firstRow="0" w:lastRow="0" w:firstColumn="0" w:lastColumn="0" w:oddVBand="0" w:evenVBand="0" w:oddHBand="0" w:evenHBand="0" w:firstRowFirstColumn="0" w:firstRowLastColumn="0" w:lastRowFirstColumn="0" w:lastRowLastColumn="0"/>
              <w:rPr>
                <w:del w:id="63" w:author="gugun wasp" w:date="2019-04-09T12:49:00Z"/>
                <w:lang w:val="en-GB"/>
              </w:rPr>
            </w:pPr>
            <w:del w:id="64" w:author="gugun wasp" w:date="2019-04-09T12:49:00Z">
              <w:r w:rsidDel="00670819">
                <w:rPr>
                  <w:lang w:val="en-GB"/>
                </w:rPr>
                <w:delText>Gunarto</w:delText>
              </w:r>
            </w:del>
          </w:p>
        </w:tc>
      </w:tr>
      <w:tr w:rsidR="00E423A5" w:rsidDel="00670819" w14:paraId="60AE8F20" w14:textId="799A4D8D" w:rsidTr="00E423A5">
        <w:trPr>
          <w:cnfStyle w:val="000000100000" w:firstRow="0" w:lastRow="0" w:firstColumn="0" w:lastColumn="0" w:oddVBand="0" w:evenVBand="0" w:oddHBand="1" w:evenHBand="0" w:firstRowFirstColumn="0" w:firstRowLastColumn="0" w:lastRowFirstColumn="0" w:lastRowLastColumn="0"/>
          <w:del w:id="65" w:author="gugun wasp" w:date="2019-04-09T12:49:00Z"/>
        </w:trPr>
        <w:tc>
          <w:tcPr>
            <w:cnfStyle w:val="001000000000" w:firstRow="0" w:lastRow="0" w:firstColumn="1" w:lastColumn="0" w:oddVBand="0" w:evenVBand="0" w:oddHBand="0" w:evenHBand="0" w:firstRowFirstColumn="0" w:firstRowLastColumn="0" w:lastRowFirstColumn="0" w:lastRowLastColumn="0"/>
            <w:tcW w:w="1165" w:type="dxa"/>
          </w:tcPr>
          <w:p w14:paraId="7C71F60B" w14:textId="0F1322D0" w:rsidR="00E423A5" w:rsidDel="00670819" w:rsidRDefault="003B678C" w:rsidP="00E423A5">
            <w:pPr>
              <w:spacing w:after="0" w:line="252" w:lineRule="auto"/>
              <w:ind w:left="0" w:right="0"/>
              <w:rPr>
                <w:del w:id="66" w:author="gugun wasp" w:date="2019-04-09T12:49:00Z"/>
                <w:lang w:val="en-GB"/>
              </w:rPr>
            </w:pPr>
            <w:del w:id="67" w:author="gugun wasp" w:date="2019-04-09T12:49:00Z">
              <w:r w:rsidDel="00670819">
                <w:rPr>
                  <w:lang w:val="en-GB"/>
                </w:rPr>
                <w:delText>1.01</w:delText>
              </w:r>
            </w:del>
          </w:p>
        </w:tc>
        <w:tc>
          <w:tcPr>
            <w:tcW w:w="1620" w:type="dxa"/>
          </w:tcPr>
          <w:p w14:paraId="3AF8F956" w14:textId="5194022A" w:rsidR="00E423A5" w:rsidDel="00670819" w:rsidRDefault="00E423A5" w:rsidP="00E423A5">
            <w:pPr>
              <w:spacing w:after="0" w:line="252" w:lineRule="auto"/>
              <w:ind w:left="0" w:right="0"/>
              <w:cnfStyle w:val="000000100000" w:firstRow="0" w:lastRow="0" w:firstColumn="0" w:lastColumn="0" w:oddVBand="0" w:evenVBand="0" w:oddHBand="1" w:evenHBand="0" w:firstRowFirstColumn="0" w:firstRowLastColumn="0" w:lastRowFirstColumn="0" w:lastRowLastColumn="0"/>
              <w:rPr>
                <w:del w:id="68" w:author="gugun wasp" w:date="2019-04-09T12:49:00Z"/>
                <w:lang w:val="en-GB"/>
              </w:rPr>
            </w:pPr>
          </w:p>
        </w:tc>
        <w:tc>
          <w:tcPr>
            <w:tcW w:w="4227" w:type="dxa"/>
          </w:tcPr>
          <w:p w14:paraId="7C821D19" w14:textId="217018AD" w:rsidR="00E423A5" w:rsidDel="00670819" w:rsidRDefault="00E423A5" w:rsidP="00E423A5">
            <w:pPr>
              <w:spacing w:after="0" w:line="252" w:lineRule="auto"/>
              <w:ind w:left="0" w:right="0"/>
              <w:cnfStyle w:val="000000100000" w:firstRow="0" w:lastRow="0" w:firstColumn="0" w:lastColumn="0" w:oddVBand="0" w:evenVBand="0" w:oddHBand="1" w:evenHBand="0" w:firstRowFirstColumn="0" w:firstRowLastColumn="0" w:lastRowFirstColumn="0" w:lastRowLastColumn="0"/>
              <w:rPr>
                <w:del w:id="69" w:author="gugun wasp" w:date="2019-04-09T12:49:00Z"/>
                <w:lang w:val="en-GB"/>
              </w:rPr>
            </w:pPr>
          </w:p>
        </w:tc>
        <w:tc>
          <w:tcPr>
            <w:tcW w:w="2338" w:type="dxa"/>
          </w:tcPr>
          <w:p w14:paraId="26A34584" w14:textId="21D81495" w:rsidR="00E423A5" w:rsidDel="00670819" w:rsidRDefault="00E423A5" w:rsidP="00E423A5">
            <w:pPr>
              <w:spacing w:after="0" w:line="252" w:lineRule="auto"/>
              <w:ind w:left="0" w:right="0"/>
              <w:cnfStyle w:val="000000100000" w:firstRow="0" w:lastRow="0" w:firstColumn="0" w:lastColumn="0" w:oddVBand="0" w:evenVBand="0" w:oddHBand="1" w:evenHBand="0" w:firstRowFirstColumn="0" w:firstRowLastColumn="0" w:lastRowFirstColumn="0" w:lastRowLastColumn="0"/>
              <w:rPr>
                <w:del w:id="70" w:author="gugun wasp" w:date="2019-04-09T12:49:00Z"/>
                <w:lang w:val="en-GB"/>
              </w:rPr>
            </w:pPr>
          </w:p>
        </w:tc>
      </w:tr>
      <w:tr w:rsidR="0025042C" w:rsidDel="00670819" w14:paraId="62C586B3" w14:textId="46950BB8" w:rsidTr="00E423A5">
        <w:trPr>
          <w:ins w:id="71" w:author="Arun S P" w:date="2019-03-25T15:29:00Z"/>
          <w:del w:id="72" w:author="gugun wasp" w:date="2019-04-09T12:49:00Z"/>
        </w:trPr>
        <w:tc>
          <w:tcPr>
            <w:cnfStyle w:val="001000000000" w:firstRow="0" w:lastRow="0" w:firstColumn="1" w:lastColumn="0" w:oddVBand="0" w:evenVBand="0" w:oddHBand="0" w:evenHBand="0" w:firstRowFirstColumn="0" w:firstRowLastColumn="0" w:lastRowFirstColumn="0" w:lastRowLastColumn="0"/>
            <w:tcW w:w="1165" w:type="dxa"/>
          </w:tcPr>
          <w:p w14:paraId="7EC286E1" w14:textId="5C9719BB" w:rsidR="0025042C" w:rsidDel="00670819" w:rsidRDefault="0025042C" w:rsidP="00E423A5">
            <w:pPr>
              <w:spacing w:after="0" w:line="252" w:lineRule="auto"/>
              <w:ind w:left="0" w:right="0"/>
              <w:rPr>
                <w:ins w:id="73" w:author="Arun S P" w:date="2019-03-25T15:29:00Z"/>
                <w:del w:id="74" w:author="gugun wasp" w:date="2019-04-09T12:49:00Z"/>
                <w:lang w:val="en-GB"/>
              </w:rPr>
            </w:pPr>
            <w:ins w:id="75" w:author="Arun S P" w:date="2019-03-25T15:29:00Z">
              <w:del w:id="76" w:author="gugun wasp" w:date="2019-04-09T12:49:00Z">
                <w:r w:rsidDel="00670819">
                  <w:rPr>
                    <w:lang w:val="en-GB"/>
                  </w:rPr>
                  <w:delText>1.02</w:delText>
                </w:r>
              </w:del>
            </w:ins>
          </w:p>
        </w:tc>
        <w:tc>
          <w:tcPr>
            <w:tcW w:w="1620" w:type="dxa"/>
          </w:tcPr>
          <w:p w14:paraId="07BD5875" w14:textId="70ED44D5" w:rsidR="0025042C" w:rsidDel="00670819" w:rsidRDefault="0025042C" w:rsidP="00E423A5">
            <w:pPr>
              <w:spacing w:after="0" w:line="252" w:lineRule="auto"/>
              <w:ind w:left="0" w:right="0"/>
              <w:cnfStyle w:val="000000000000" w:firstRow="0" w:lastRow="0" w:firstColumn="0" w:lastColumn="0" w:oddVBand="0" w:evenVBand="0" w:oddHBand="0" w:evenHBand="0" w:firstRowFirstColumn="0" w:firstRowLastColumn="0" w:lastRowFirstColumn="0" w:lastRowLastColumn="0"/>
              <w:rPr>
                <w:ins w:id="77" w:author="Arun S P" w:date="2019-03-25T15:29:00Z"/>
                <w:del w:id="78" w:author="gugun wasp" w:date="2019-04-09T12:49:00Z"/>
                <w:lang w:val="en-GB"/>
              </w:rPr>
            </w:pPr>
            <w:ins w:id="79" w:author="Arun S P" w:date="2019-03-25T15:29:00Z">
              <w:del w:id="80" w:author="gugun wasp" w:date="2019-04-09T12:49:00Z">
                <w:r w:rsidDel="00670819">
                  <w:rPr>
                    <w:lang w:val="en-GB"/>
                  </w:rPr>
                  <w:delText>03/25/2019</w:delText>
                </w:r>
              </w:del>
            </w:ins>
          </w:p>
        </w:tc>
        <w:tc>
          <w:tcPr>
            <w:tcW w:w="4227" w:type="dxa"/>
          </w:tcPr>
          <w:p w14:paraId="05F73794" w14:textId="34F4DE66" w:rsidR="0025042C" w:rsidDel="00670819" w:rsidRDefault="0025042C" w:rsidP="00E423A5">
            <w:pPr>
              <w:spacing w:after="0" w:line="252" w:lineRule="auto"/>
              <w:ind w:left="0" w:right="0"/>
              <w:cnfStyle w:val="000000000000" w:firstRow="0" w:lastRow="0" w:firstColumn="0" w:lastColumn="0" w:oddVBand="0" w:evenVBand="0" w:oddHBand="0" w:evenHBand="0" w:firstRowFirstColumn="0" w:firstRowLastColumn="0" w:lastRowFirstColumn="0" w:lastRowLastColumn="0"/>
              <w:rPr>
                <w:ins w:id="81" w:author="Arun S P" w:date="2019-03-25T15:29:00Z"/>
                <w:del w:id="82" w:author="gugun wasp" w:date="2019-04-09T12:49:00Z"/>
                <w:lang w:val="en-GB"/>
              </w:rPr>
            </w:pPr>
            <w:ins w:id="83" w:author="Arun S P" w:date="2019-03-25T15:29:00Z">
              <w:del w:id="84" w:author="gugun wasp" w:date="2019-04-09T12:49:00Z">
                <w:r w:rsidDel="00670819">
                  <w:rPr>
                    <w:lang w:val="en-GB"/>
                  </w:rPr>
                  <w:delText>Added solution description</w:delText>
                </w:r>
              </w:del>
            </w:ins>
          </w:p>
        </w:tc>
        <w:tc>
          <w:tcPr>
            <w:tcW w:w="2338" w:type="dxa"/>
          </w:tcPr>
          <w:p w14:paraId="781BEFA5" w14:textId="1F316FA7" w:rsidR="0025042C" w:rsidDel="00670819" w:rsidRDefault="0025042C" w:rsidP="00E423A5">
            <w:pPr>
              <w:spacing w:after="0" w:line="252" w:lineRule="auto"/>
              <w:ind w:left="0" w:right="0"/>
              <w:cnfStyle w:val="000000000000" w:firstRow="0" w:lastRow="0" w:firstColumn="0" w:lastColumn="0" w:oddVBand="0" w:evenVBand="0" w:oddHBand="0" w:evenHBand="0" w:firstRowFirstColumn="0" w:firstRowLastColumn="0" w:lastRowFirstColumn="0" w:lastRowLastColumn="0"/>
              <w:rPr>
                <w:ins w:id="85" w:author="Arun S P" w:date="2019-03-25T15:29:00Z"/>
                <w:del w:id="86" w:author="gugun wasp" w:date="2019-04-09T12:49:00Z"/>
                <w:lang w:val="en-GB"/>
              </w:rPr>
            </w:pPr>
            <w:ins w:id="87" w:author="Arun S P" w:date="2019-03-25T15:30:00Z">
              <w:del w:id="88" w:author="gugun wasp" w:date="2019-04-09T12:49:00Z">
                <w:r w:rsidDel="00670819">
                  <w:rPr>
                    <w:lang w:val="en-GB"/>
                  </w:rPr>
                  <w:delText>Arun SP</w:delText>
                </w:r>
              </w:del>
            </w:ins>
          </w:p>
        </w:tc>
      </w:tr>
    </w:tbl>
    <w:p w14:paraId="41EDF92A" w14:textId="77777777" w:rsidR="00E423A5" w:rsidRDefault="00E423A5">
      <w:pPr>
        <w:spacing w:after="240" w:line="252" w:lineRule="auto"/>
        <w:ind w:left="0" w:right="0"/>
        <w:rPr>
          <w:lang w:val="en-GB"/>
        </w:rPr>
      </w:pPr>
      <w:r>
        <w:rPr>
          <w:lang w:val="en-GB"/>
        </w:rPr>
        <w:br w:type="page"/>
      </w:r>
    </w:p>
    <w:p w14:paraId="40F7C7C9" w14:textId="77777777" w:rsidR="00BF1621" w:rsidRPr="005B709C" w:rsidRDefault="00BF1621" w:rsidP="003035D1">
      <w:pPr>
        <w:rPr>
          <w:lang w:val="et-EE"/>
        </w:rPr>
      </w:pPr>
    </w:p>
    <w:p w14:paraId="562A94E3" w14:textId="24B4D00D" w:rsidR="00DD13F4" w:rsidRDefault="0079109C" w:rsidP="00DD13F4">
      <w:pPr>
        <w:pStyle w:val="Heading1"/>
        <w:rPr>
          <w:rFonts w:ascii="Calibri" w:eastAsia="SimSun" w:hAnsi="Calibri"/>
          <w:kern w:val="0"/>
        </w:rPr>
      </w:pPr>
      <w:bookmarkStart w:id="89" w:name="_Toc5708583"/>
      <w:r>
        <w:rPr>
          <w:rFonts w:eastAsia="SimSun"/>
        </w:rPr>
        <w:t>APPROVAL SIGN-OFF</w:t>
      </w:r>
      <w:bookmarkEnd w:id="89"/>
    </w:p>
    <w:p w14:paraId="3A9EAF0B" w14:textId="77777777" w:rsidR="00DD13F4" w:rsidRDefault="00DD13F4" w:rsidP="00DD13F4">
      <w:pPr>
        <w:rPr>
          <w:rFonts w:ascii="Calibri" w:eastAsia="SimSun" w:hAnsi="Calibri"/>
        </w:rPr>
      </w:pPr>
      <w:r>
        <w:t>The undersigned accept this document as described herein.</w:t>
      </w:r>
    </w:p>
    <w:tbl>
      <w:tblPr>
        <w:tblW w:w="9225" w:type="dxa"/>
        <w:tblBorders>
          <w:bottom w:val="single" w:sz="4" w:space="0" w:color="00000A"/>
          <w:insideH w:val="single" w:sz="4" w:space="0" w:color="00000A"/>
        </w:tblBorders>
        <w:tblLayout w:type="fixed"/>
        <w:tblCellMar>
          <w:left w:w="0" w:type="dxa"/>
          <w:right w:w="0" w:type="dxa"/>
        </w:tblCellMar>
        <w:tblLook w:val="04A0" w:firstRow="1" w:lastRow="0" w:firstColumn="1" w:lastColumn="0" w:noHBand="0" w:noVBand="1"/>
      </w:tblPr>
      <w:tblGrid>
        <w:gridCol w:w="4396"/>
        <w:gridCol w:w="2981"/>
        <w:gridCol w:w="1848"/>
      </w:tblGrid>
      <w:tr w:rsidR="00DD13F4" w14:paraId="76B616F9" w14:textId="77777777" w:rsidTr="00FE5FD4">
        <w:trPr>
          <w:trHeight w:val="567"/>
        </w:trPr>
        <w:tc>
          <w:tcPr>
            <w:tcW w:w="4396" w:type="dxa"/>
            <w:tcBorders>
              <w:top w:val="nil"/>
              <w:left w:val="nil"/>
              <w:bottom w:val="nil"/>
              <w:right w:val="nil"/>
            </w:tcBorders>
            <w:vAlign w:val="bottom"/>
            <w:hideMark/>
          </w:tcPr>
          <w:p w14:paraId="74AE0605" w14:textId="7FE1EABE" w:rsidR="00DD13F4" w:rsidRDefault="0098057B" w:rsidP="00DD13F4">
            <w:pPr>
              <w:pStyle w:val="Sign-off"/>
              <w:numPr>
                <w:ilvl w:val="0"/>
                <w:numId w:val="27"/>
              </w:numPr>
              <w:suppressAutoHyphens/>
              <w:spacing w:after="200" w:line="276" w:lineRule="auto"/>
              <w:jc w:val="left"/>
            </w:pPr>
            <w:r>
              <w:rPr>
                <w:b/>
              </w:rPr>
              <w:t>NAME</w:t>
            </w:r>
            <w:r w:rsidR="00DD13F4">
              <w:br/>
            </w:r>
            <w:r w:rsidR="00DD13F4">
              <w:rPr>
                <w:sz w:val="18"/>
              </w:rPr>
              <w:t>Project Manager</w:t>
            </w:r>
            <w:r w:rsidR="003E14B3">
              <w:rPr>
                <w:sz w:val="18"/>
              </w:rPr>
              <w:t xml:space="preserve"> (TIMWE)</w:t>
            </w:r>
          </w:p>
        </w:tc>
        <w:tc>
          <w:tcPr>
            <w:tcW w:w="2981" w:type="dxa"/>
            <w:tcBorders>
              <w:top w:val="nil"/>
              <w:left w:val="nil"/>
              <w:bottom w:val="single" w:sz="4" w:space="0" w:color="00000A"/>
              <w:right w:val="nil"/>
            </w:tcBorders>
            <w:vAlign w:val="bottom"/>
          </w:tcPr>
          <w:p w14:paraId="5329E387" w14:textId="77777777" w:rsidR="00DD13F4" w:rsidRDefault="00DD13F4" w:rsidP="00FE5FD4">
            <w:pPr>
              <w:pStyle w:val="Sign-off"/>
              <w:spacing w:line="276" w:lineRule="auto"/>
            </w:pPr>
          </w:p>
        </w:tc>
        <w:tc>
          <w:tcPr>
            <w:tcW w:w="1848" w:type="dxa"/>
            <w:tcBorders>
              <w:top w:val="nil"/>
              <w:left w:val="nil"/>
              <w:bottom w:val="single" w:sz="4" w:space="0" w:color="00000A"/>
              <w:right w:val="nil"/>
            </w:tcBorders>
            <w:vAlign w:val="bottom"/>
          </w:tcPr>
          <w:p w14:paraId="090A99AC" w14:textId="77777777" w:rsidR="00DD13F4" w:rsidRDefault="00DD13F4" w:rsidP="00FE5FD4">
            <w:pPr>
              <w:pStyle w:val="Sign-off"/>
              <w:spacing w:line="276" w:lineRule="auto"/>
            </w:pPr>
          </w:p>
        </w:tc>
      </w:tr>
      <w:tr w:rsidR="00DD13F4" w14:paraId="683BEDE8" w14:textId="77777777" w:rsidTr="00FE5FD4">
        <w:trPr>
          <w:trHeight w:val="328"/>
        </w:trPr>
        <w:tc>
          <w:tcPr>
            <w:tcW w:w="4396" w:type="dxa"/>
            <w:tcBorders>
              <w:top w:val="nil"/>
              <w:left w:val="nil"/>
              <w:bottom w:val="nil"/>
              <w:right w:val="nil"/>
            </w:tcBorders>
          </w:tcPr>
          <w:p w14:paraId="429C5734" w14:textId="77777777" w:rsidR="00DD13F4" w:rsidRDefault="00DD13F4" w:rsidP="00FE5FD4">
            <w:pPr>
              <w:pStyle w:val="Signature"/>
              <w:spacing w:after="0"/>
            </w:pPr>
          </w:p>
        </w:tc>
        <w:tc>
          <w:tcPr>
            <w:tcW w:w="2981" w:type="dxa"/>
            <w:tcBorders>
              <w:top w:val="single" w:sz="4" w:space="0" w:color="00000A"/>
              <w:left w:val="nil"/>
              <w:bottom w:val="nil"/>
              <w:right w:val="nil"/>
            </w:tcBorders>
            <w:hideMark/>
          </w:tcPr>
          <w:p w14:paraId="02CA2C67" w14:textId="77777777" w:rsidR="00DD13F4" w:rsidRDefault="00DD13F4" w:rsidP="00FE5FD4">
            <w:pPr>
              <w:pStyle w:val="Signature"/>
              <w:spacing w:after="0"/>
            </w:pPr>
            <w:r>
              <w:t>Signature</w:t>
            </w:r>
          </w:p>
        </w:tc>
        <w:tc>
          <w:tcPr>
            <w:tcW w:w="1848" w:type="dxa"/>
            <w:tcBorders>
              <w:top w:val="single" w:sz="4" w:space="0" w:color="00000A"/>
              <w:left w:val="nil"/>
              <w:bottom w:val="nil"/>
              <w:right w:val="nil"/>
            </w:tcBorders>
            <w:hideMark/>
          </w:tcPr>
          <w:p w14:paraId="21161BF9" w14:textId="77777777" w:rsidR="00DD13F4" w:rsidRDefault="00DD13F4" w:rsidP="00FE5FD4">
            <w:pPr>
              <w:pStyle w:val="Signature"/>
              <w:spacing w:after="0"/>
            </w:pPr>
            <w:r>
              <w:t>Date</w:t>
            </w:r>
          </w:p>
        </w:tc>
      </w:tr>
      <w:tr w:rsidR="002C7A6B" w14:paraId="2C7B4C0E" w14:textId="77777777" w:rsidTr="00923C8C">
        <w:trPr>
          <w:trHeight w:val="567"/>
        </w:trPr>
        <w:tc>
          <w:tcPr>
            <w:tcW w:w="4396" w:type="dxa"/>
            <w:tcBorders>
              <w:top w:val="nil"/>
              <w:left w:val="nil"/>
              <w:bottom w:val="nil"/>
              <w:right w:val="nil"/>
            </w:tcBorders>
            <w:vAlign w:val="bottom"/>
            <w:hideMark/>
          </w:tcPr>
          <w:p w14:paraId="6F40CC28" w14:textId="47B99699" w:rsidR="002C7A6B" w:rsidRDefault="002C7A6B" w:rsidP="00923C8C">
            <w:pPr>
              <w:pStyle w:val="Sign-off"/>
              <w:numPr>
                <w:ilvl w:val="0"/>
                <w:numId w:val="27"/>
              </w:numPr>
              <w:suppressAutoHyphens/>
              <w:spacing w:after="200" w:line="276" w:lineRule="auto"/>
              <w:jc w:val="left"/>
            </w:pPr>
            <w:r>
              <w:rPr>
                <w:b/>
              </w:rPr>
              <w:t>NAME</w:t>
            </w:r>
            <w:r>
              <w:br/>
            </w:r>
            <w:r>
              <w:rPr>
                <w:sz w:val="18"/>
              </w:rPr>
              <w:t>Position</w:t>
            </w:r>
          </w:p>
        </w:tc>
        <w:tc>
          <w:tcPr>
            <w:tcW w:w="2981" w:type="dxa"/>
            <w:tcBorders>
              <w:top w:val="nil"/>
              <w:left w:val="nil"/>
              <w:bottom w:val="single" w:sz="4" w:space="0" w:color="00000A"/>
              <w:right w:val="nil"/>
            </w:tcBorders>
            <w:vAlign w:val="bottom"/>
          </w:tcPr>
          <w:p w14:paraId="23E50D53" w14:textId="77777777" w:rsidR="002C7A6B" w:rsidRDefault="002C7A6B" w:rsidP="00923C8C">
            <w:pPr>
              <w:pStyle w:val="Sign-off"/>
              <w:spacing w:line="276" w:lineRule="auto"/>
            </w:pPr>
          </w:p>
        </w:tc>
        <w:tc>
          <w:tcPr>
            <w:tcW w:w="1848" w:type="dxa"/>
            <w:tcBorders>
              <w:top w:val="nil"/>
              <w:left w:val="nil"/>
              <w:bottom w:val="single" w:sz="4" w:space="0" w:color="00000A"/>
              <w:right w:val="nil"/>
            </w:tcBorders>
            <w:vAlign w:val="bottom"/>
          </w:tcPr>
          <w:p w14:paraId="253CE71F" w14:textId="77777777" w:rsidR="002C7A6B" w:rsidRDefault="002C7A6B" w:rsidP="00923C8C">
            <w:pPr>
              <w:pStyle w:val="Sign-off"/>
              <w:spacing w:line="276" w:lineRule="auto"/>
            </w:pPr>
          </w:p>
        </w:tc>
      </w:tr>
      <w:tr w:rsidR="002C7A6B" w14:paraId="771508F4" w14:textId="77777777" w:rsidTr="00923C8C">
        <w:trPr>
          <w:trHeight w:val="328"/>
        </w:trPr>
        <w:tc>
          <w:tcPr>
            <w:tcW w:w="4396" w:type="dxa"/>
            <w:tcBorders>
              <w:top w:val="nil"/>
              <w:left w:val="nil"/>
              <w:bottom w:val="nil"/>
              <w:right w:val="nil"/>
            </w:tcBorders>
          </w:tcPr>
          <w:p w14:paraId="11218CFB" w14:textId="77777777" w:rsidR="002C7A6B" w:rsidRDefault="002C7A6B" w:rsidP="00923C8C">
            <w:pPr>
              <w:pStyle w:val="Signature"/>
              <w:spacing w:after="0"/>
            </w:pPr>
          </w:p>
        </w:tc>
        <w:tc>
          <w:tcPr>
            <w:tcW w:w="2981" w:type="dxa"/>
            <w:tcBorders>
              <w:top w:val="single" w:sz="4" w:space="0" w:color="00000A"/>
              <w:left w:val="nil"/>
              <w:bottom w:val="nil"/>
              <w:right w:val="nil"/>
            </w:tcBorders>
            <w:hideMark/>
          </w:tcPr>
          <w:p w14:paraId="4F2A2F22" w14:textId="77777777" w:rsidR="002C7A6B" w:rsidRDefault="002C7A6B" w:rsidP="00923C8C">
            <w:pPr>
              <w:pStyle w:val="Signature"/>
              <w:spacing w:after="0"/>
            </w:pPr>
            <w:r>
              <w:t>Signature</w:t>
            </w:r>
          </w:p>
        </w:tc>
        <w:tc>
          <w:tcPr>
            <w:tcW w:w="1848" w:type="dxa"/>
            <w:tcBorders>
              <w:top w:val="single" w:sz="4" w:space="0" w:color="00000A"/>
              <w:left w:val="nil"/>
              <w:bottom w:val="nil"/>
              <w:right w:val="nil"/>
            </w:tcBorders>
            <w:hideMark/>
          </w:tcPr>
          <w:p w14:paraId="205EFCCD" w14:textId="77777777" w:rsidR="002C7A6B" w:rsidRDefault="002C7A6B" w:rsidP="00923C8C">
            <w:pPr>
              <w:pStyle w:val="Signature"/>
              <w:spacing w:after="0"/>
            </w:pPr>
            <w:r>
              <w:t>Date</w:t>
            </w:r>
          </w:p>
        </w:tc>
      </w:tr>
      <w:tr w:rsidR="002C7A6B" w14:paraId="78E7399B" w14:textId="77777777" w:rsidTr="00923C8C">
        <w:trPr>
          <w:trHeight w:val="567"/>
        </w:trPr>
        <w:tc>
          <w:tcPr>
            <w:tcW w:w="4396" w:type="dxa"/>
            <w:tcBorders>
              <w:top w:val="nil"/>
              <w:left w:val="nil"/>
              <w:bottom w:val="nil"/>
              <w:right w:val="nil"/>
            </w:tcBorders>
            <w:vAlign w:val="bottom"/>
            <w:hideMark/>
          </w:tcPr>
          <w:p w14:paraId="3942E952" w14:textId="6CCA0E94" w:rsidR="002C7A6B" w:rsidRDefault="002C7A6B" w:rsidP="00923C8C">
            <w:pPr>
              <w:pStyle w:val="Sign-off"/>
              <w:numPr>
                <w:ilvl w:val="0"/>
                <w:numId w:val="27"/>
              </w:numPr>
              <w:suppressAutoHyphens/>
              <w:spacing w:after="200" w:line="276" w:lineRule="auto"/>
              <w:jc w:val="left"/>
            </w:pPr>
            <w:r>
              <w:rPr>
                <w:b/>
              </w:rPr>
              <w:t>NAME</w:t>
            </w:r>
            <w:r>
              <w:br/>
            </w:r>
            <w:r>
              <w:rPr>
                <w:sz w:val="18"/>
              </w:rPr>
              <w:t>Position</w:t>
            </w:r>
          </w:p>
        </w:tc>
        <w:tc>
          <w:tcPr>
            <w:tcW w:w="2981" w:type="dxa"/>
            <w:tcBorders>
              <w:top w:val="nil"/>
              <w:left w:val="nil"/>
              <w:bottom w:val="single" w:sz="4" w:space="0" w:color="00000A"/>
              <w:right w:val="nil"/>
            </w:tcBorders>
            <w:vAlign w:val="bottom"/>
          </w:tcPr>
          <w:p w14:paraId="56FDC39B" w14:textId="77777777" w:rsidR="002C7A6B" w:rsidRDefault="002C7A6B" w:rsidP="00923C8C">
            <w:pPr>
              <w:pStyle w:val="Sign-off"/>
              <w:spacing w:line="276" w:lineRule="auto"/>
            </w:pPr>
          </w:p>
        </w:tc>
        <w:tc>
          <w:tcPr>
            <w:tcW w:w="1848" w:type="dxa"/>
            <w:tcBorders>
              <w:top w:val="nil"/>
              <w:left w:val="nil"/>
              <w:bottom w:val="single" w:sz="4" w:space="0" w:color="00000A"/>
              <w:right w:val="nil"/>
            </w:tcBorders>
            <w:vAlign w:val="bottom"/>
          </w:tcPr>
          <w:p w14:paraId="604602D3" w14:textId="77777777" w:rsidR="002C7A6B" w:rsidRDefault="002C7A6B" w:rsidP="00923C8C">
            <w:pPr>
              <w:pStyle w:val="Sign-off"/>
              <w:spacing w:line="276" w:lineRule="auto"/>
            </w:pPr>
          </w:p>
        </w:tc>
      </w:tr>
      <w:tr w:rsidR="002C7A6B" w14:paraId="1D1B8F84" w14:textId="77777777" w:rsidTr="00923C8C">
        <w:trPr>
          <w:trHeight w:val="328"/>
        </w:trPr>
        <w:tc>
          <w:tcPr>
            <w:tcW w:w="4396" w:type="dxa"/>
            <w:tcBorders>
              <w:top w:val="nil"/>
              <w:left w:val="nil"/>
              <w:bottom w:val="nil"/>
              <w:right w:val="nil"/>
            </w:tcBorders>
          </w:tcPr>
          <w:p w14:paraId="5999F128" w14:textId="77777777" w:rsidR="002C7A6B" w:rsidRDefault="002C7A6B" w:rsidP="00923C8C">
            <w:pPr>
              <w:pStyle w:val="Signature"/>
              <w:spacing w:after="0"/>
            </w:pPr>
          </w:p>
        </w:tc>
        <w:tc>
          <w:tcPr>
            <w:tcW w:w="2981" w:type="dxa"/>
            <w:tcBorders>
              <w:top w:val="single" w:sz="4" w:space="0" w:color="00000A"/>
              <w:left w:val="nil"/>
              <w:bottom w:val="nil"/>
              <w:right w:val="nil"/>
            </w:tcBorders>
            <w:hideMark/>
          </w:tcPr>
          <w:p w14:paraId="01C5837F" w14:textId="77777777" w:rsidR="002C7A6B" w:rsidRDefault="002C7A6B" w:rsidP="00923C8C">
            <w:pPr>
              <w:pStyle w:val="Signature"/>
              <w:spacing w:after="0"/>
            </w:pPr>
            <w:r>
              <w:t>Signature</w:t>
            </w:r>
          </w:p>
        </w:tc>
        <w:tc>
          <w:tcPr>
            <w:tcW w:w="1848" w:type="dxa"/>
            <w:tcBorders>
              <w:top w:val="single" w:sz="4" w:space="0" w:color="00000A"/>
              <w:left w:val="nil"/>
              <w:bottom w:val="nil"/>
              <w:right w:val="nil"/>
            </w:tcBorders>
            <w:hideMark/>
          </w:tcPr>
          <w:p w14:paraId="11524B33" w14:textId="77777777" w:rsidR="002C7A6B" w:rsidRDefault="002C7A6B" w:rsidP="00923C8C">
            <w:pPr>
              <w:pStyle w:val="Signature"/>
              <w:spacing w:after="0"/>
            </w:pPr>
            <w:r>
              <w:t>Date</w:t>
            </w:r>
          </w:p>
        </w:tc>
      </w:tr>
    </w:tbl>
    <w:p w14:paraId="561686EC" w14:textId="77777777" w:rsidR="002C7A6B" w:rsidRDefault="002C7A6B" w:rsidP="00DD13F4">
      <w:pPr>
        <w:spacing w:after="200" w:line="276" w:lineRule="auto"/>
        <w:ind w:left="0" w:right="0"/>
      </w:pPr>
    </w:p>
    <w:p w14:paraId="5A2EF2EF" w14:textId="77777777" w:rsidR="00DD13F4" w:rsidRDefault="00DD13F4">
      <w:pPr>
        <w:spacing w:after="240" w:line="252" w:lineRule="auto"/>
        <w:ind w:left="0" w:right="0"/>
        <w:rPr>
          <w:rFonts w:asciiTheme="majorHAnsi" w:eastAsiaTheme="majorEastAsia" w:hAnsiTheme="majorHAnsi" w:cstheme="majorBidi"/>
          <w:caps/>
          <w:color w:val="4A66AC" w:themeColor="accent1"/>
          <w:sz w:val="28"/>
          <w:szCs w:val="28"/>
        </w:rPr>
      </w:pPr>
      <w:r>
        <w:br w:type="page"/>
      </w:r>
    </w:p>
    <w:sdt>
      <w:sdtPr>
        <w:rPr>
          <w:rFonts w:asciiTheme="minorHAnsi" w:eastAsiaTheme="minorEastAsia" w:hAnsiTheme="minorHAnsi" w:cstheme="minorBidi"/>
          <w:caps w:val="0"/>
          <w:color w:val="auto"/>
          <w:sz w:val="22"/>
          <w:szCs w:val="22"/>
        </w:rPr>
        <w:id w:val="-1579437543"/>
        <w:docPartObj>
          <w:docPartGallery w:val="Table of Contents"/>
          <w:docPartUnique/>
        </w:docPartObj>
      </w:sdtPr>
      <w:sdtEndPr>
        <w:rPr>
          <w:b/>
          <w:bCs/>
          <w:noProof/>
        </w:rPr>
      </w:sdtEndPr>
      <w:sdtContent>
        <w:p w14:paraId="111AE47F" w14:textId="5D340E3A" w:rsidR="00034660" w:rsidRDefault="00034660">
          <w:pPr>
            <w:pStyle w:val="TOCHeading"/>
          </w:pPr>
          <w:r>
            <w:t>Contents</w:t>
          </w:r>
        </w:p>
        <w:p w14:paraId="24FBE743" w14:textId="2F3A153C" w:rsidR="00283021" w:rsidRDefault="00034660">
          <w:pPr>
            <w:pStyle w:val="TOC1"/>
            <w:tabs>
              <w:tab w:val="right" w:leader="dot" w:pos="9350"/>
            </w:tabs>
            <w:rPr>
              <w:ins w:id="90" w:author="gugun wasp" w:date="2019-04-09T13:22:00Z"/>
              <w:noProof/>
              <w:kern w:val="0"/>
              <w:lang w:val="en-ID" w:eastAsia="en-ID"/>
              <w14:ligatures w14:val="none"/>
            </w:rPr>
          </w:pPr>
          <w:r>
            <w:fldChar w:fldCharType="begin"/>
          </w:r>
          <w:r>
            <w:instrText xml:space="preserve"> TOC \o "1-3" \h \z \u </w:instrText>
          </w:r>
          <w:r>
            <w:fldChar w:fldCharType="separate"/>
          </w:r>
          <w:ins w:id="91" w:author="gugun wasp" w:date="2019-04-09T13:22:00Z">
            <w:r w:rsidR="00283021" w:rsidRPr="008E3A47">
              <w:rPr>
                <w:rStyle w:val="Hyperlink"/>
                <w:noProof/>
              </w:rPr>
              <w:fldChar w:fldCharType="begin"/>
            </w:r>
            <w:r w:rsidR="00283021" w:rsidRPr="008E3A47">
              <w:rPr>
                <w:rStyle w:val="Hyperlink"/>
                <w:noProof/>
              </w:rPr>
              <w:instrText xml:space="preserve"> </w:instrText>
            </w:r>
            <w:r w:rsidR="00283021">
              <w:rPr>
                <w:noProof/>
              </w:rPr>
              <w:instrText>HYPERLINK \l "_Toc5708582"</w:instrText>
            </w:r>
            <w:r w:rsidR="00283021" w:rsidRPr="008E3A47">
              <w:rPr>
                <w:rStyle w:val="Hyperlink"/>
                <w:noProof/>
              </w:rPr>
              <w:instrText xml:space="preserve"> </w:instrText>
            </w:r>
            <w:r w:rsidR="00283021" w:rsidRPr="008E3A47">
              <w:rPr>
                <w:rStyle w:val="Hyperlink"/>
                <w:noProof/>
              </w:rPr>
              <w:fldChar w:fldCharType="separate"/>
            </w:r>
            <w:r w:rsidR="00283021" w:rsidRPr="008E3A47">
              <w:rPr>
                <w:rStyle w:val="Hyperlink"/>
                <w:noProof/>
                <w:lang w:val="en-GB"/>
              </w:rPr>
              <w:t>VERSION HISTORY</w:t>
            </w:r>
            <w:r w:rsidR="00283021">
              <w:rPr>
                <w:noProof/>
                <w:webHidden/>
              </w:rPr>
              <w:tab/>
            </w:r>
            <w:r w:rsidR="00283021">
              <w:rPr>
                <w:noProof/>
                <w:webHidden/>
              </w:rPr>
              <w:fldChar w:fldCharType="begin"/>
            </w:r>
            <w:r w:rsidR="00283021">
              <w:rPr>
                <w:noProof/>
                <w:webHidden/>
              </w:rPr>
              <w:instrText xml:space="preserve"> PAGEREF _Toc5708582 \h </w:instrText>
            </w:r>
          </w:ins>
          <w:r w:rsidR="00283021">
            <w:rPr>
              <w:noProof/>
              <w:webHidden/>
            </w:rPr>
          </w:r>
          <w:r w:rsidR="00283021">
            <w:rPr>
              <w:noProof/>
              <w:webHidden/>
            </w:rPr>
            <w:fldChar w:fldCharType="separate"/>
          </w:r>
          <w:ins w:id="92" w:author="gugun wasp" w:date="2019-04-09T13:22:00Z">
            <w:r w:rsidR="00283021">
              <w:rPr>
                <w:noProof/>
                <w:webHidden/>
              </w:rPr>
              <w:t>1</w:t>
            </w:r>
            <w:r w:rsidR="00283021">
              <w:rPr>
                <w:noProof/>
                <w:webHidden/>
              </w:rPr>
              <w:fldChar w:fldCharType="end"/>
            </w:r>
            <w:r w:rsidR="00283021" w:rsidRPr="008E3A47">
              <w:rPr>
                <w:rStyle w:val="Hyperlink"/>
                <w:noProof/>
              </w:rPr>
              <w:fldChar w:fldCharType="end"/>
            </w:r>
          </w:ins>
        </w:p>
        <w:p w14:paraId="6EE3C4C3" w14:textId="228A075D" w:rsidR="00283021" w:rsidRDefault="00283021">
          <w:pPr>
            <w:pStyle w:val="TOC1"/>
            <w:tabs>
              <w:tab w:val="right" w:leader="dot" w:pos="9350"/>
            </w:tabs>
            <w:rPr>
              <w:ins w:id="93" w:author="gugun wasp" w:date="2019-04-09T13:22:00Z"/>
              <w:noProof/>
              <w:kern w:val="0"/>
              <w:lang w:val="en-ID" w:eastAsia="en-ID"/>
              <w14:ligatures w14:val="none"/>
            </w:rPr>
          </w:pPr>
          <w:ins w:id="94" w:author="gugun wasp" w:date="2019-04-09T13:22:00Z">
            <w:r w:rsidRPr="008E3A47">
              <w:rPr>
                <w:rStyle w:val="Hyperlink"/>
                <w:noProof/>
              </w:rPr>
              <w:fldChar w:fldCharType="begin"/>
            </w:r>
            <w:r w:rsidRPr="008E3A47">
              <w:rPr>
                <w:rStyle w:val="Hyperlink"/>
                <w:noProof/>
              </w:rPr>
              <w:instrText xml:space="preserve"> </w:instrText>
            </w:r>
            <w:r>
              <w:rPr>
                <w:noProof/>
              </w:rPr>
              <w:instrText>HYPERLINK \l "_Toc5708583"</w:instrText>
            </w:r>
            <w:r w:rsidRPr="008E3A47">
              <w:rPr>
                <w:rStyle w:val="Hyperlink"/>
                <w:noProof/>
              </w:rPr>
              <w:instrText xml:space="preserve"> </w:instrText>
            </w:r>
            <w:r w:rsidRPr="008E3A47">
              <w:rPr>
                <w:rStyle w:val="Hyperlink"/>
                <w:noProof/>
              </w:rPr>
              <w:fldChar w:fldCharType="separate"/>
            </w:r>
            <w:r w:rsidRPr="008E3A47">
              <w:rPr>
                <w:rStyle w:val="Hyperlink"/>
                <w:rFonts w:eastAsia="SimSun"/>
                <w:noProof/>
              </w:rPr>
              <w:t>APPROVAL SIGN-OFF</w:t>
            </w:r>
            <w:r>
              <w:rPr>
                <w:noProof/>
                <w:webHidden/>
              </w:rPr>
              <w:tab/>
            </w:r>
            <w:r>
              <w:rPr>
                <w:noProof/>
                <w:webHidden/>
              </w:rPr>
              <w:fldChar w:fldCharType="begin"/>
            </w:r>
            <w:r>
              <w:rPr>
                <w:noProof/>
                <w:webHidden/>
              </w:rPr>
              <w:instrText xml:space="preserve"> PAGEREF _Toc5708583 \h </w:instrText>
            </w:r>
          </w:ins>
          <w:r>
            <w:rPr>
              <w:noProof/>
              <w:webHidden/>
            </w:rPr>
          </w:r>
          <w:r>
            <w:rPr>
              <w:noProof/>
              <w:webHidden/>
            </w:rPr>
            <w:fldChar w:fldCharType="separate"/>
          </w:r>
          <w:ins w:id="95" w:author="gugun wasp" w:date="2019-04-09T13:22:00Z">
            <w:r>
              <w:rPr>
                <w:noProof/>
                <w:webHidden/>
              </w:rPr>
              <w:t>2</w:t>
            </w:r>
            <w:r>
              <w:rPr>
                <w:noProof/>
                <w:webHidden/>
              </w:rPr>
              <w:fldChar w:fldCharType="end"/>
            </w:r>
            <w:r w:rsidRPr="008E3A47">
              <w:rPr>
                <w:rStyle w:val="Hyperlink"/>
                <w:noProof/>
              </w:rPr>
              <w:fldChar w:fldCharType="end"/>
            </w:r>
          </w:ins>
        </w:p>
        <w:p w14:paraId="33005B5C" w14:textId="317AE83D" w:rsidR="00283021" w:rsidRDefault="00283021">
          <w:pPr>
            <w:pStyle w:val="TOC1"/>
            <w:tabs>
              <w:tab w:val="right" w:leader="dot" w:pos="9350"/>
            </w:tabs>
            <w:rPr>
              <w:ins w:id="96" w:author="gugun wasp" w:date="2019-04-09T13:22:00Z"/>
              <w:noProof/>
              <w:kern w:val="0"/>
              <w:lang w:val="en-ID" w:eastAsia="en-ID"/>
              <w14:ligatures w14:val="none"/>
            </w:rPr>
          </w:pPr>
          <w:ins w:id="97" w:author="gugun wasp" w:date="2019-04-09T13:22:00Z">
            <w:r w:rsidRPr="008E3A47">
              <w:rPr>
                <w:rStyle w:val="Hyperlink"/>
                <w:noProof/>
              </w:rPr>
              <w:fldChar w:fldCharType="begin"/>
            </w:r>
            <w:r w:rsidRPr="008E3A47">
              <w:rPr>
                <w:rStyle w:val="Hyperlink"/>
                <w:noProof/>
              </w:rPr>
              <w:instrText xml:space="preserve"> </w:instrText>
            </w:r>
            <w:r>
              <w:rPr>
                <w:noProof/>
              </w:rPr>
              <w:instrText>HYPERLINK \l "_Toc5708584"</w:instrText>
            </w:r>
            <w:r w:rsidRPr="008E3A47">
              <w:rPr>
                <w:rStyle w:val="Hyperlink"/>
                <w:noProof/>
              </w:rPr>
              <w:instrText xml:space="preserve"> </w:instrText>
            </w:r>
            <w:r w:rsidRPr="008E3A47">
              <w:rPr>
                <w:rStyle w:val="Hyperlink"/>
                <w:noProof/>
              </w:rPr>
              <w:fldChar w:fldCharType="separate"/>
            </w:r>
            <w:r w:rsidRPr="008E3A47">
              <w:rPr>
                <w:rStyle w:val="Hyperlink"/>
                <w:noProof/>
              </w:rPr>
              <w:t>CURRENT SOLUTION</w:t>
            </w:r>
            <w:r>
              <w:rPr>
                <w:noProof/>
                <w:webHidden/>
              </w:rPr>
              <w:tab/>
            </w:r>
            <w:r>
              <w:rPr>
                <w:noProof/>
                <w:webHidden/>
              </w:rPr>
              <w:fldChar w:fldCharType="begin"/>
            </w:r>
            <w:r>
              <w:rPr>
                <w:noProof/>
                <w:webHidden/>
              </w:rPr>
              <w:instrText xml:space="preserve"> PAGEREF _Toc5708584 \h </w:instrText>
            </w:r>
          </w:ins>
          <w:r>
            <w:rPr>
              <w:noProof/>
              <w:webHidden/>
            </w:rPr>
          </w:r>
          <w:r>
            <w:rPr>
              <w:noProof/>
              <w:webHidden/>
            </w:rPr>
            <w:fldChar w:fldCharType="separate"/>
          </w:r>
          <w:ins w:id="98" w:author="gugun wasp" w:date="2019-04-09T13:22:00Z">
            <w:r>
              <w:rPr>
                <w:noProof/>
                <w:webHidden/>
              </w:rPr>
              <w:t>4</w:t>
            </w:r>
            <w:r>
              <w:rPr>
                <w:noProof/>
                <w:webHidden/>
              </w:rPr>
              <w:fldChar w:fldCharType="end"/>
            </w:r>
            <w:r w:rsidRPr="008E3A47">
              <w:rPr>
                <w:rStyle w:val="Hyperlink"/>
                <w:noProof/>
              </w:rPr>
              <w:fldChar w:fldCharType="end"/>
            </w:r>
          </w:ins>
        </w:p>
        <w:p w14:paraId="2FBDAF44" w14:textId="6ADCC9B3" w:rsidR="00283021" w:rsidRDefault="00283021">
          <w:pPr>
            <w:pStyle w:val="TOC1"/>
            <w:tabs>
              <w:tab w:val="right" w:leader="dot" w:pos="9350"/>
            </w:tabs>
            <w:rPr>
              <w:ins w:id="99" w:author="gugun wasp" w:date="2019-04-09T13:22:00Z"/>
              <w:noProof/>
              <w:kern w:val="0"/>
              <w:lang w:val="en-ID" w:eastAsia="en-ID"/>
              <w14:ligatures w14:val="none"/>
            </w:rPr>
          </w:pPr>
          <w:ins w:id="100" w:author="gugun wasp" w:date="2019-04-09T13:22:00Z">
            <w:r w:rsidRPr="008E3A47">
              <w:rPr>
                <w:rStyle w:val="Hyperlink"/>
                <w:noProof/>
              </w:rPr>
              <w:fldChar w:fldCharType="begin"/>
            </w:r>
            <w:r w:rsidRPr="008E3A47">
              <w:rPr>
                <w:rStyle w:val="Hyperlink"/>
                <w:noProof/>
              </w:rPr>
              <w:instrText xml:space="preserve"> </w:instrText>
            </w:r>
            <w:r>
              <w:rPr>
                <w:noProof/>
              </w:rPr>
              <w:instrText>HYPERLINK \l "_Toc5708585"</w:instrText>
            </w:r>
            <w:r w:rsidRPr="008E3A47">
              <w:rPr>
                <w:rStyle w:val="Hyperlink"/>
                <w:noProof/>
              </w:rPr>
              <w:instrText xml:space="preserve"> </w:instrText>
            </w:r>
            <w:r w:rsidRPr="008E3A47">
              <w:rPr>
                <w:rStyle w:val="Hyperlink"/>
                <w:noProof/>
              </w:rPr>
              <w:fldChar w:fldCharType="separate"/>
            </w:r>
            <w:r w:rsidRPr="008E3A47">
              <w:rPr>
                <w:rStyle w:val="Hyperlink"/>
                <w:noProof/>
              </w:rPr>
              <w:t>REQUEST DESCRIPTION</w:t>
            </w:r>
            <w:r>
              <w:rPr>
                <w:noProof/>
                <w:webHidden/>
              </w:rPr>
              <w:tab/>
            </w:r>
            <w:r>
              <w:rPr>
                <w:noProof/>
                <w:webHidden/>
              </w:rPr>
              <w:fldChar w:fldCharType="begin"/>
            </w:r>
            <w:r>
              <w:rPr>
                <w:noProof/>
                <w:webHidden/>
              </w:rPr>
              <w:instrText xml:space="preserve"> PAGEREF _Toc5708585 \h </w:instrText>
            </w:r>
          </w:ins>
          <w:r>
            <w:rPr>
              <w:noProof/>
              <w:webHidden/>
            </w:rPr>
          </w:r>
          <w:r>
            <w:rPr>
              <w:noProof/>
              <w:webHidden/>
            </w:rPr>
            <w:fldChar w:fldCharType="separate"/>
          </w:r>
          <w:ins w:id="101" w:author="gugun wasp" w:date="2019-04-09T13:22:00Z">
            <w:r>
              <w:rPr>
                <w:noProof/>
                <w:webHidden/>
              </w:rPr>
              <w:t>4</w:t>
            </w:r>
            <w:r>
              <w:rPr>
                <w:noProof/>
                <w:webHidden/>
              </w:rPr>
              <w:fldChar w:fldCharType="end"/>
            </w:r>
            <w:r w:rsidRPr="008E3A47">
              <w:rPr>
                <w:rStyle w:val="Hyperlink"/>
                <w:noProof/>
              </w:rPr>
              <w:fldChar w:fldCharType="end"/>
            </w:r>
          </w:ins>
        </w:p>
        <w:p w14:paraId="1AF98B30" w14:textId="58C60B25" w:rsidR="00283021" w:rsidRDefault="00283021">
          <w:pPr>
            <w:pStyle w:val="TOC1"/>
            <w:tabs>
              <w:tab w:val="right" w:leader="dot" w:pos="9350"/>
            </w:tabs>
            <w:rPr>
              <w:ins w:id="102" w:author="gugun wasp" w:date="2019-04-09T13:22:00Z"/>
              <w:noProof/>
              <w:kern w:val="0"/>
              <w:lang w:val="en-ID" w:eastAsia="en-ID"/>
              <w14:ligatures w14:val="none"/>
            </w:rPr>
          </w:pPr>
          <w:ins w:id="103" w:author="gugun wasp" w:date="2019-04-09T13:22:00Z">
            <w:r w:rsidRPr="008E3A47">
              <w:rPr>
                <w:rStyle w:val="Hyperlink"/>
                <w:noProof/>
              </w:rPr>
              <w:fldChar w:fldCharType="begin"/>
            </w:r>
            <w:r w:rsidRPr="008E3A47">
              <w:rPr>
                <w:rStyle w:val="Hyperlink"/>
                <w:noProof/>
              </w:rPr>
              <w:instrText xml:space="preserve"> </w:instrText>
            </w:r>
            <w:r>
              <w:rPr>
                <w:noProof/>
              </w:rPr>
              <w:instrText>HYPERLINK \l "_Toc5708586"</w:instrText>
            </w:r>
            <w:r w:rsidRPr="008E3A47">
              <w:rPr>
                <w:rStyle w:val="Hyperlink"/>
                <w:noProof/>
              </w:rPr>
              <w:instrText xml:space="preserve"> </w:instrText>
            </w:r>
            <w:r w:rsidRPr="008E3A47">
              <w:rPr>
                <w:rStyle w:val="Hyperlink"/>
                <w:noProof/>
              </w:rPr>
              <w:fldChar w:fldCharType="separate"/>
            </w:r>
            <w:r w:rsidRPr="008E3A47">
              <w:rPr>
                <w:rStyle w:val="Hyperlink"/>
                <w:noProof/>
              </w:rPr>
              <w:t>SOLUTION DESCRIPTION</w:t>
            </w:r>
            <w:r>
              <w:rPr>
                <w:noProof/>
                <w:webHidden/>
              </w:rPr>
              <w:tab/>
            </w:r>
            <w:r>
              <w:rPr>
                <w:noProof/>
                <w:webHidden/>
              </w:rPr>
              <w:fldChar w:fldCharType="begin"/>
            </w:r>
            <w:r>
              <w:rPr>
                <w:noProof/>
                <w:webHidden/>
              </w:rPr>
              <w:instrText xml:space="preserve"> PAGEREF _Toc5708586 \h </w:instrText>
            </w:r>
          </w:ins>
          <w:r>
            <w:rPr>
              <w:noProof/>
              <w:webHidden/>
            </w:rPr>
          </w:r>
          <w:r>
            <w:rPr>
              <w:noProof/>
              <w:webHidden/>
            </w:rPr>
            <w:fldChar w:fldCharType="separate"/>
          </w:r>
          <w:ins w:id="104" w:author="gugun wasp" w:date="2019-04-09T13:22:00Z">
            <w:r>
              <w:rPr>
                <w:noProof/>
                <w:webHidden/>
              </w:rPr>
              <w:t>4</w:t>
            </w:r>
            <w:r>
              <w:rPr>
                <w:noProof/>
                <w:webHidden/>
              </w:rPr>
              <w:fldChar w:fldCharType="end"/>
            </w:r>
            <w:r w:rsidRPr="008E3A47">
              <w:rPr>
                <w:rStyle w:val="Hyperlink"/>
                <w:noProof/>
              </w:rPr>
              <w:fldChar w:fldCharType="end"/>
            </w:r>
          </w:ins>
        </w:p>
        <w:p w14:paraId="725D6EDA" w14:textId="2684E5A8" w:rsidR="00283021" w:rsidRDefault="00283021">
          <w:pPr>
            <w:pStyle w:val="TOC2"/>
            <w:tabs>
              <w:tab w:val="right" w:leader="dot" w:pos="9350"/>
            </w:tabs>
            <w:rPr>
              <w:ins w:id="105" w:author="gugun wasp" w:date="2019-04-09T13:22:00Z"/>
              <w:noProof/>
              <w:kern w:val="0"/>
              <w:lang w:val="en-ID" w:eastAsia="en-ID"/>
              <w14:ligatures w14:val="none"/>
            </w:rPr>
          </w:pPr>
          <w:ins w:id="106" w:author="gugun wasp" w:date="2019-04-09T13:22:00Z">
            <w:r w:rsidRPr="008E3A47">
              <w:rPr>
                <w:rStyle w:val="Hyperlink"/>
                <w:noProof/>
              </w:rPr>
              <w:fldChar w:fldCharType="begin"/>
            </w:r>
            <w:r w:rsidRPr="008E3A47">
              <w:rPr>
                <w:rStyle w:val="Hyperlink"/>
                <w:noProof/>
              </w:rPr>
              <w:instrText xml:space="preserve"> </w:instrText>
            </w:r>
            <w:r>
              <w:rPr>
                <w:noProof/>
              </w:rPr>
              <w:instrText>HYPERLINK \l "_Toc5708587"</w:instrText>
            </w:r>
            <w:r w:rsidRPr="008E3A47">
              <w:rPr>
                <w:rStyle w:val="Hyperlink"/>
                <w:noProof/>
              </w:rPr>
              <w:instrText xml:space="preserve"> </w:instrText>
            </w:r>
            <w:r w:rsidRPr="008E3A47">
              <w:rPr>
                <w:rStyle w:val="Hyperlink"/>
                <w:noProof/>
              </w:rPr>
              <w:fldChar w:fldCharType="separate"/>
            </w:r>
            <w:r w:rsidRPr="008E3A47">
              <w:rPr>
                <w:rStyle w:val="Hyperlink"/>
                <w:noProof/>
              </w:rPr>
              <w:t>Technical Solution</w:t>
            </w:r>
            <w:r>
              <w:rPr>
                <w:noProof/>
                <w:webHidden/>
              </w:rPr>
              <w:tab/>
            </w:r>
            <w:r>
              <w:rPr>
                <w:noProof/>
                <w:webHidden/>
              </w:rPr>
              <w:fldChar w:fldCharType="begin"/>
            </w:r>
            <w:r>
              <w:rPr>
                <w:noProof/>
                <w:webHidden/>
              </w:rPr>
              <w:instrText xml:space="preserve"> PAGEREF _Toc5708587 \h </w:instrText>
            </w:r>
          </w:ins>
          <w:r>
            <w:rPr>
              <w:noProof/>
              <w:webHidden/>
            </w:rPr>
          </w:r>
          <w:r>
            <w:rPr>
              <w:noProof/>
              <w:webHidden/>
            </w:rPr>
            <w:fldChar w:fldCharType="separate"/>
          </w:r>
          <w:ins w:id="107" w:author="gugun wasp" w:date="2019-04-09T13:22:00Z">
            <w:r>
              <w:rPr>
                <w:noProof/>
                <w:webHidden/>
              </w:rPr>
              <w:t>4</w:t>
            </w:r>
            <w:r>
              <w:rPr>
                <w:noProof/>
                <w:webHidden/>
              </w:rPr>
              <w:fldChar w:fldCharType="end"/>
            </w:r>
            <w:r w:rsidRPr="008E3A47">
              <w:rPr>
                <w:rStyle w:val="Hyperlink"/>
                <w:noProof/>
              </w:rPr>
              <w:fldChar w:fldCharType="end"/>
            </w:r>
          </w:ins>
        </w:p>
        <w:p w14:paraId="057286CD" w14:textId="2D02DC5C" w:rsidR="00283021" w:rsidRDefault="00283021">
          <w:pPr>
            <w:pStyle w:val="TOC2"/>
            <w:tabs>
              <w:tab w:val="right" w:leader="dot" w:pos="9350"/>
            </w:tabs>
            <w:rPr>
              <w:ins w:id="108" w:author="gugun wasp" w:date="2019-04-09T13:22:00Z"/>
              <w:noProof/>
              <w:kern w:val="0"/>
              <w:lang w:val="en-ID" w:eastAsia="en-ID"/>
              <w14:ligatures w14:val="none"/>
            </w:rPr>
          </w:pPr>
          <w:ins w:id="109" w:author="gugun wasp" w:date="2019-04-09T13:22:00Z">
            <w:r w:rsidRPr="008E3A47">
              <w:rPr>
                <w:rStyle w:val="Hyperlink"/>
                <w:noProof/>
              </w:rPr>
              <w:fldChar w:fldCharType="begin"/>
            </w:r>
            <w:r w:rsidRPr="008E3A47">
              <w:rPr>
                <w:rStyle w:val="Hyperlink"/>
                <w:noProof/>
              </w:rPr>
              <w:instrText xml:space="preserve"> </w:instrText>
            </w:r>
            <w:r>
              <w:rPr>
                <w:noProof/>
              </w:rPr>
              <w:instrText>HYPERLINK \l "_Toc5708588"</w:instrText>
            </w:r>
            <w:r w:rsidRPr="008E3A47">
              <w:rPr>
                <w:rStyle w:val="Hyperlink"/>
                <w:noProof/>
              </w:rPr>
              <w:instrText xml:space="preserve"> </w:instrText>
            </w:r>
            <w:r w:rsidRPr="008E3A47">
              <w:rPr>
                <w:rStyle w:val="Hyperlink"/>
                <w:noProof/>
              </w:rPr>
              <w:fldChar w:fldCharType="separate"/>
            </w:r>
            <w:r w:rsidRPr="008E3A47">
              <w:rPr>
                <w:rStyle w:val="Hyperlink"/>
                <w:noProof/>
              </w:rPr>
              <w:t>Specifics of the technical environment</w:t>
            </w:r>
            <w:r>
              <w:rPr>
                <w:noProof/>
                <w:webHidden/>
              </w:rPr>
              <w:tab/>
            </w:r>
            <w:r>
              <w:rPr>
                <w:noProof/>
                <w:webHidden/>
              </w:rPr>
              <w:fldChar w:fldCharType="begin"/>
            </w:r>
            <w:r>
              <w:rPr>
                <w:noProof/>
                <w:webHidden/>
              </w:rPr>
              <w:instrText xml:space="preserve"> PAGEREF _Toc5708588 \h </w:instrText>
            </w:r>
          </w:ins>
          <w:r>
            <w:rPr>
              <w:noProof/>
              <w:webHidden/>
            </w:rPr>
          </w:r>
          <w:r>
            <w:rPr>
              <w:noProof/>
              <w:webHidden/>
            </w:rPr>
            <w:fldChar w:fldCharType="separate"/>
          </w:r>
          <w:ins w:id="110" w:author="gugun wasp" w:date="2019-04-09T13:22:00Z">
            <w:r>
              <w:rPr>
                <w:noProof/>
                <w:webHidden/>
              </w:rPr>
              <w:t>5</w:t>
            </w:r>
            <w:r>
              <w:rPr>
                <w:noProof/>
                <w:webHidden/>
              </w:rPr>
              <w:fldChar w:fldCharType="end"/>
            </w:r>
            <w:r w:rsidRPr="008E3A47">
              <w:rPr>
                <w:rStyle w:val="Hyperlink"/>
                <w:noProof/>
              </w:rPr>
              <w:fldChar w:fldCharType="end"/>
            </w:r>
          </w:ins>
        </w:p>
        <w:p w14:paraId="15AA25A4" w14:textId="7F44CAC2" w:rsidR="00283021" w:rsidRDefault="00283021">
          <w:pPr>
            <w:pStyle w:val="TOC2"/>
            <w:tabs>
              <w:tab w:val="right" w:leader="dot" w:pos="9350"/>
            </w:tabs>
            <w:rPr>
              <w:ins w:id="111" w:author="gugun wasp" w:date="2019-04-09T13:22:00Z"/>
              <w:noProof/>
              <w:kern w:val="0"/>
              <w:lang w:val="en-ID" w:eastAsia="en-ID"/>
              <w14:ligatures w14:val="none"/>
            </w:rPr>
          </w:pPr>
          <w:ins w:id="112" w:author="gugun wasp" w:date="2019-04-09T13:22:00Z">
            <w:r w:rsidRPr="008E3A47">
              <w:rPr>
                <w:rStyle w:val="Hyperlink"/>
                <w:noProof/>
              </w:rPr>
              <w:fldChar w:fldCharType="begin"/>
            </w:r>
            <w:r w:rsidRPr="008E3A47">
              <w:rPr>
                <w:rStyle w:val="Hyperlink"/>
                <w:noProof/>
              </w:rPr>
              <w:instrText xml:space="preserve"> </w:instrText>
            </w:r>
            <w:r>
              <w:rPr>
                <w:noProof/>
              </w:rPr>
              <w:instrText>HYPERLINK \l "_Toc5708589"</w:instrText>
            </w:r>
            <w:r w:rsidRPr="008E3A47">
              <w:rPr>
                <w:rStyle w:val="Hyperlink"/>
                <w:noProof/>
              </w:rPr>
              <w:instrText xml:space="preserve"> </w:instrText>
            </w:r>
            <w:r w:rsidRPr="008E3A47">
              <w:rPr>
                <w:rStyle w:val="Hyperlink"/>
                <w:noProof/>
              </w:rPr>
              <w:fldChar w:fldCharType="separate"/>
            </w:r>
            <w:r w:rsidRPr="008E3A47">
              <w:rPr>
                <w:rStyle w:val="Hyperlink"/>
                <w:noProof/>
              </w:rPr>
              <w:t>Data requirements</w:t>
            </w:r>
            <w:r>
              <w:rPr>
                <w:noProof/>
                <w:webHidden/>
              </w:rPr>
              <w:tab/>
            </w:r>
            <w:r>
              <w:rPr>
                <w:noProof/>
                <w:webHidden/>
              </w:rPr>
              <w:fldChar w:fldCharType="begin"/>
            </w:r>
            <w:r>
              <w:rPr>
                <w:noProof/>
                <w:webHidden/>
              </w:rPr>
              <w:instrText xml:space="preserve"> PAGEREF _Toc5708589 \h </w:instrText>
            </w:r>
          </w:ins>
          <w:r>
            <w:rPr>
              <w:noProof/>
              <w:webHidden/>
            </w:rPr>
          </w:r>
          <w:r>
            <w:rPr>
              <w:noProof/>
              <w:webHidden/>
            </w:rPr>
            <w:fldChar w:fldCharType="separate"/>
          </w:r>
          <w:ins w:id="113" w:author="gugun wasp" w:date="2019-04-09T13:22:00Z">
            <w:r>
              <w:rPr>
                <w:noProof/>
                <w:webHidden/>
              </w:rPr>
              <w:t>5</w:t>
            </w:r>
            <w:r>
              <w:rPr>
                <w:noProof/>
                <w:webHidden/>
              </w:rPr>
              <w:fldChar w:fldCharType="end"/>
            </w:r>
            <w:r w:rsidRPr="008E3A47">
              <w:rPr>
                <w:rStyle w:val="Hyperlink"/>
                <w:noProof/>
              </w:rPr>
              <w:fldChar w:fldCharType="end"/>
            </w:r>
          </w:ins>
        </w:p>
        <w:p w14:paraId="3B72BCC6" w14:textId="5FC119D7" w:rsidR="00283021" w:rsidRDefault="00283021">
          <w:pPr>
            <w:pStyle w:val="TOC2"/>
            <w:tabs>
              <w:tab w:val="right" w:leader="dot" w:pos="9350"/>
            </w:tabs>
            <w:rPr>
              <w:ins w:id="114" w:author="gugun wasp" w:date="2019-04-09T13:22:00Z"/>
              <w:noProof/>
              <w:kern w:val="0"/>
              <w:lang w:val="en-ID" w:eastAsia="en-ID"/>
              <w14:ligatures w14:val="none"/>
            </w:rPr>
          </w:pPr>
          <w:ins w:id="115" w:author="gugun wasp" w:date="2019-04-09T13:22:00Z">
            <w:r w:rsidRPr="008E3A47">
              <w:rPr>
                <w:rStyle w:val="Hyperlink"/>
                <w:noProof/>
              </w:rPr>
              <w:fldChar w:fldCharType="begin"/>
            </w:r>
            <w:r w:rsidRPr="008E3A47">
              <w:rPr>
                <w:rStyle w:val="Hyperlink"/>
                <w:noProof/>
              </w:rPr>
              <w:instrText xml:space="preserve"> </w:instrText>
            </w:r>
            <w:r>
              <w:rPr>
                <w:noProof/>
              </w:rPr>
              <w:instrText>HYPERLINK \l "_Toc5708590"</w:instrText>
            </w:r>
            <w:r w:rsidRPr="008E3A47">
              <w:rPr>
                <w:rStyle w:val="Hyperlink"/>
                <w:noProof/>
              </w:rPr>
              <w:instrText xml:space="preserve"> </w:instrText>
            </w:r>
            <w:r w:rsidRPr="008E3A47">
              <w:rPr>
                <w:rStyle w:val="Hyperlink"/>
                <w:noProof/>
              </w:rPr>
              <w:fldChar w:fldCharType="separate"/>
            </w:r>
            <w:r w:rsidRPr="008E3A47">
              <w:rPr>
                <w:rStyle w:val="Hyperlink"/>
                <w:noProof/>
              </w:rPr>
              <w:t>External interfaces</w:t>
            </w:r>
            <w:r>
              <w:rPr>
                <w:noProof/>
                <w:webHidden/>
              </w:rPr>
              <w:tab/>
            </w:r>
            <w:r>
              <w:rPr>
                <w:noProof/>
                <w:webHidden/>
              </w:rPr>
              <w:fldChar w:fldCharType="begin"/>
            </w:r>
            <w:r>
              <w:rPr>
                <w:noProof/>
                <w:webHidden/>
              </w:rPr>
              <w:instrText xml:space="preserve"> PAGEREF _Toc5708590 \h </w:instrText>
            </w:r>
          </w:ins>
          <w:r>
            <w:rPr>
              <w:noProof/>
              <w:webHidden/>
            </w:rPr>
          </w:r>
          <w:r>
            <w:rPr>
              <w:noProof/>
              <w:webHidden/>
            </w:rPr>
            <w:fldChar w:fldCharType="separate"/>
          </w:r>
          <w:ins w:id="116" w:author="gugun wasp" w:date="2019-04-09T13:22:00Z">
            <w:r>
              <w:rPr>
                <w:noProof/>
                <w:webHidden/>
              </w:rPr>
              <w:t>5</w:t>
            </w:r>
            <w:r>
              <w:rPr>
                <w:noProof/>
                <w:webHidden/>
              </w:rPr>
              <w:fldChar w:fldCharType="end"/>
            </w:r>
            <w:r w:rsidRPr="008E3A47">
              <w:rPr>
                <w:rStyle w:val="Hyperlink"/>
                <w:noProof/>
              </w:rPr>
              <w:fldChar w:fldCharType="end"/>
            </w:r>
          </w:ins>
        </w:p>
        <w:p w14:paraId="3BC0DA9C" w14:textId="2278287D" w:rsidR="00283021" w:rsidRDefault="00283021">
          <w:pPr>
            <w:pStyle w:val="TOC2"/>
            <w:tabs>
              <w:tab w:val="right" w:leader="dot" w:pos="9350"/>
            </w:tabs>
            <w:rPr>
              <w:ins w:id="117" w:author="gugun wasp" w:date="2019-04-09T13:22:00Z"/>
              <w:noProof/>
              <w:kern w:val="0"/>
              <w:lang w:val="en-ID" w:eastAsia="en-ID"/>
              <w14:ligatures w14:val="none"/>
            </w:rPr>
          </w:pPr>
          <w:ins w:id="118" w:author="gugun wasp" w:date="2019-04-09T13:22:00Z">
            <w:r w:rsidRPr="008E3A47">
              <w:rPr>
                <w:rStyle w:val="Hyperlink"/>
                <w:noProof/>
              </w:rPr>
              <w:fldChar w:fldCharType="begin"/>
            </w:r>
            <w:r w:rsidRPr="008E3A47">
              <w:rPr>
                <w:rStyle w:val="Hyperlink"/>
                <w:noProof/>
              </w:rPr>
              <w:instrText xml:space="preserve"> </w:instrText>
            </w:r>
            <w:r>
              <w:rPr>
                <w:noProof/>
              </w:rPr>
              <w:instrText>HYPERLINK \l "_Toc5708591"</w:instrText>
            </w:r>
            <w:r w:rsidRPr="008E3A47">
              <w:rPr>
                <w:rStyle w:val="Hyperlink"/>
                <w:noProof/>
              </w:rPr>
              <w:instrText xml:space="preserve"> </w:instrText>
            </w:r>
            <w:r w:rsidRPr="008E3A47">
              <w:rPr>
                <w:rStyle w:val="Hyperlink"/>
                <w:noProof/>
              </w:rPr>
              <w:fldChar w:fldCharType="separate"/>
            </w:r>
            <w:r w:rsidRPr="008E3A47">
              <w:rPr>
                <w:rStyle w:val="Hyperlink"/>
                <w:noProof/>
              </w:rPr>
              <w:t>Development effort and milestones</w:t>
            </w:r>
            <w:r>
              <w:rPr>
                <w:noProof/>
                <w:webHidden/>
              </w:rPr>
              <w:tab/>
            </w:r>
            <w:r>
              <w:rPr>
                <w:noProof/>
                <w:webHidden/>
              </w:rPr>
              <w:fldChar w:fldCharType="begin"/>
            </w:r>
            <w:r>
              <w:rPr>
                <w:noProof/>
                <w:webHidden/>
              </w:rPr>
              <w:instrText xml:space="preserve"> PAGEREF _Toc5708591 \h </w:instrText>
            </w:r>
          </w:ins>
          <w:r>
            <w:rPr>
              <w:noProof/>
              <w:webHidden/>
            </w:rPr>
          </w:r>
          <w:r>
            <w:rPr>
              <w:noProof/>
              <w:webHidden/>
            </w:rPr>
            <w:fldChar w:fldCharType="separate"/>
          </w:r>
          <w:ins w:id="119" w:author="gugun wasp" w:date="2019-04-09T13:22:00Z">
            <w:r>
              <w:rPr>
                <w:noProof/>
                <w:webHidden/>
              </w:rPr>
              <w:t>13</w:t>
            </w:r>
            <w:r>
              <w:rPr>
                <w:noProof/>
                <w:webHidden/>
              </w:rPr>
              <w:fldChar w:fldCharType="end"/>
            </w:r>
            <w:r w:rsidRPr="008E3A47">
              <w:rPr>
                <w:rStyle w:val="Hyperlink"/>
                <w:noProof/>
              </w:rPr>
              <w:fldChar w:fldCharType="end"/>
            </w:r>
          </w:ins>
        </w:p>
        <w:p w14:paraId="60B51EED" w14:textId="115FD85B" w:rsidR="002C7A6B" w:rsidDel="00283021" w:rsidRDefault="002C7A6B">
          <w:pPr>
            <w:pStyle w:val="TOC1"/>
            <w:tabs>
              <w:tab w:val="right" w:leader="dot" w:pos="9350"/>
            </w:tabs>
            <w:rPr>
              <w:del w:id="120" w:author="gugun wasp" w:date="2019-04-09T13:22:00Z"/>
              <w:noProof/>
              <w:kern w:val="0"/>
              <w:lang w:val="en-ID" w:eastAsia="en-ID"/>
              <w14:ligatures w14:val="none"/>
            </w:rPr>
          </w:pPr>
          <w:del w:id="121" w:author="gugun wasp" w:date="2019-04-09T13:22:00Z">
            <w:r w:rsidRPr="00283021" w:rsidDel="00283021">
              <w:rPr>
                <w:noProof/>
                <w:lang w:val="en-GB"/>
              </w:rPr>
              <w:delText>VERSION HISTORY</w:delText>
            </w:r>
            <w:r w:rsidDel="00283021">
              <w:rPr>
                <w:noProof/>
                <w:webHidden/>
              </w:rPr>
              <w:tab/>
              <w:delText>1</w:delText>
            </w:r>
          </w:del>
        </w:p>
        <w:p w14:paraId="1F7046B6" w14:textId="543D0621" w:rsidR="002C7A6B" w:rsidDel="00283021" w:rsidRDefault="002C7A6B">
          <w:pPr>
            <w:pStyle w:val="TOC1"/>
            <w:tabs>
              <w:tab w:val="right" w:leader="dot" w:pos="9350"/>
            </w:tabs>
            <w:rPr>
              <w:del w:id="122" w:author="gugun wasp" w:date="2019-04-09T13:22:00Z"/>
              <w:noProof/>
              <w:kern w:val="0"/>
              <w:lang w:val="en-ID" w:eastAsia="en-ID"/>
              <w14:ligatures w14:val="none"/>
            </w:rPr>
          </w:pPr>
          <w:del w:id="123" w:author="gugun wasp" w:date="2019-04-09T13:22:00Z">
            <w:r w:rsidRPr="00283021" w:rsidDel="00283021">
              <w:rPr>
                <w:rFonts w:eastAsia="SimSun"/>
                <w:noProof/>
              </w:rPr>
              <w:delText>APPROVAL SIGN-OFF</w:delText>
            </w:r>
            <w:r w:rsidDel="00283021">
              <w:rPr>
                <w:noProof/>
                <w:webHidden/>
              </w:rPr>
              <w:tab/>
              <w:delText>2</w:delText>
            </w:r>
          </w:del>
        </w:p>
        <w:p w14:paraId="31557B13" w14:textId="6EC4061D" w:rsidR="002C7A6B" w:rsidDel="00283021" w:rsidRDefault="002C7A6B">
          <w:pPr>
            <w:pStyle w:val="TOC1"/>
            <w:tabs>
              <w:tab w:val="right" w:leader="dot" w:pos="9350"/>
            </w:tabs>
            <w:rPr>
              <w:del w:id="124" w:author="gugun wasp" w:date="2019-04-09T13:22:00Z"/>
              <w:noProof/>
              <w:kern w:val="0"/>
              <w:lang w:val="en-ID" w:eastAsia="en-ID"/>
              <w14:ligatures w14:val="none"/>
            </w:rPr>
          </w:pPr>
          <w:del w:id="125" w:author="gugun wasp" w:date="2019-04-09T13:22:00Z">
            <w:r w:rsidRPr="00283021" w:rsidDel="00283021">
              <w:rPr>
                <w:noProof/>
              </w:rPr>
              <w:delText>CURRENT SOLUTION</w:delText>
            </w:r>
            <w:r w:rsidDel="00283021">
              <w:rPr>
                <w:noProof/>
                <w:webHidden/>
              </w:rPr>
              <w:tab/>
              <w:delText>4</w:delText>
            </w:r>
          </w:del>
        </w:p>
        <w:p w14:paraId="375F6244" w14:textId="30736057" w:rsidR="002C7A6B" w:rsidDel="00283021" w:rsidRDefault="002C7A6B">
          <w:pPr>
            <w:pStyle w:val="TOC1"/>
            <w:tabs>
              <w:tab w:val="right" w:leader="dot" w:pos="9350"/>
            </w:tabs>
            <w:rPr>
              <w:del w:id="126" w:author="gugun wasp" w:date="2019-04-09T13:22:00Z"/>
              <w:noProof/>
              <w:kern w:val="0"/>
              <w:lang w:val="en-ID" w:eastAsia="en-ID"/>
              <w14:ligatures w14:val="none"/>
            </w:rPr>
          </w:pPr>
          <w:del w:id="127" w:author="gugun wasp" w:date="2019-04-09T13:22:00Z">
            <w:r w:rsidRPr="00283021" w:rsidDel="00283021">
              <w:rPr>
                <w:noProof/>
              </w:rPr>
              <w:delText>REQUEST DESCRIPTION</w:delText>
            </w:r>
            <w:r w:rsidDel="00283021">
              <w:rPr>
                <w:noProof/>
                <w:webHidden/>
              </w:rPr>
              <w:tab/>
              <w:delText>4</w:delText>
            </w:r>
          </w:del>
        </w:p>
        <w:p w14:paraId="6149A6CA" w14:textId="34183D78" w:rsidR="002C7A6B" w:rsidDel="00283021" w:rsidRDefault="002C7A6B">
          <w:pPr>
            <w:pStyle w:val="TOC1"/>
            <w:tabs>
              <w:tab w:val="right" w:leader="dot" w:pos="9350"/>
            </w:tabs>
            <w:rPr>
              <w:del w:id="128" w:author="gugun wasp" w:date="2019-04-09T13:22:00Z"/>
              <w:noProof/>
              <w:kern w:val="0"/>
              <w:lang w:val="en-ID" w:eastAsia="en-ID"/>
              <w14:ligatures w14:val="none"/>
            </w:rPr>
          </w:pPr>
          <w:del w:id="129" w:author="gugun wasp" w:date="2019-04-09T13:22:00Z">
            <w:r w:rsidRPr="00283021" w:rsidDel="00283021">
              <w:rPr>
                <w:noProof/>
              </w:rPr>
              <w:delText>SOLUTION DESCRIPTION</w:delText>
            </w:r>
            <w:r w:rsidDel="00283021">
              <w:rPr>
                <w:noProof/>
                <w:webHidden/>
              </w:rPr>
              <w:tab/>
              <w:delText>4</w:delText>
            </w:r>
          </w:del>
        </w:p>
        <w:p w14:paraId="61907649" w14:textId="167D528E" w:rsidR="002C7A6B" w:rsidDel="00283021" w:rsidRDefault="002C7A6B">
          <w:pPr>
            <w:pStyle w:val="TOC2"/>
            <w:tabs>
              <w:tab w:val="right" w:leader="dot" w:pos="9350"/>
            </w:tabs>
            <w:rPr>
              <w:del w:id="130" w:author="gugun wasp" w:date="2019-04-09T13:22:00Z"/>
              <w:noProof/>
              <w:kern w:val="0"/>
              <w:lang w:val="en-ID" w:eastAsia="en-ID"/>
              <w14:ligatures w14:val="none"/>
            </w:rPr>
          </w:pPr>
          <w:del w:id="131" w:author="gugun wasp" w:date="2019-04-09T13:22:00Z">
            <w:r w:rsidRPr="00283021" w:rsidDel="00283021">
              <w:rPr>
                <w:noProof/>
              </w:rPr>
              <w:delText>Technical Solution</w:delText>
            </w:r>
            <w:r w:rsidDel="00283021">
              <w:rPr>
                <w:noProof/>
                <w:webHidden/>
              </w:rPr>
              <w:tab/>
              <w:delText>4</w:delText>
            </w:r>
          </w:del>
        </w:p>
        <w:p w14:paraId="7E16C5BA" w14:textId="2AE2B548" w:rsidR="002C7A6B" w:rsidDel="00283021" w:rsidRDefault="002C7A6B">
          <w:pPr>
            <w:pStyle w:val="TOC2"/>
            <w:tabs>
              <w:tab w:val="right" w:leader="dot" w:pos="9350"/>
            </w:tabs>
            <w:rPr>
              <w:del w:id="132" w:author="gugun wasp" w:date="2019-04-09T13:22:00Z"/>
              <w:noProof/>
              <w:kern w:val="0"/>
              <w:lang w:val="en-ID" w:eastAsia="en-ID"/>
              <w14:ligatures w14:val="none"/>
            </w:rPr>
          </w:pPr>
          <w:del w:id="133" w:author="gugun wasp" w:date="2019-04-09T13:22:00Z">
            <w:r w:rsidRPr="00283021" w:rsidDel="00283021">
              <w:rPr>
                <w:noProof/>
              </w:rPr>
              <w:delText>Specifics of the technical environment</w:delText>
            </w:r>
            <w:r w:rsidDel="00283021">
              <w:rPr>
                <w:noProof/>
                <w:webHidden/>
              </w:rPr>
              <w:tab/>
              <w:delText>4</w:delText>
            </w:r>
          </w:del>
        </w:p>
        <w:p w14:paraId="4AAC7066" w14:textId="167299F3" w:rsidR="002C7A6B" w:rsidDel="00283021" w:rsidRDefault="002C7A6B">
          <w:pPr>
            <w:pStyle w:val="TOC2"/>
            <w:tabs>
              <w:tab w:val="right" w:leader="dot" w:pos="9350"/>
            </w:tabs>
            <w:rPr>
              <w:del w:id="134" w:author="gugun wasp" w:date="2019-04-09T13:22:00Z"/>
              <w:noProof/>
              <w:kern w:val="0"/>
              <w:lang w:val="en-ID" w:eastAsia="en-ID"/>
              <w14:ligatures w14:val="none"/>
            </w:rPr>
          </w:pPr>
          <w:del w:id="135" w:author="gugun wasp" w:date="2019-04-09T13:22:00Z">
            <w:r w:rsidRPr="00283021" w:rsidDel="00283021">
              <w:rPr>
                <w:noProof/>
              </w:rPr>
              <w:delText>Data requirements</w:delText>
            </w:r>
            <w:r w:rsidDel="00283021">
              <w:rPr>
                <w:noProof/>
                <w:webHidden/>
              </w:rPr>
              <w:tab/>
              <w:delText>4</w:delText>
            </w:r>
          </w:del>
        </w:p>
        <w:p w14:paraId="5460CE66" w14:textId="3BB7B17E" w:rsidR="002C7A6B" w:rsidDel="00283021" w:rsidRDefault="002C7A6B">
          <w:pPr>
            <w:pStyle w:val="TOC2"/>
            <w:tabs>
              <w:tab w:val="right" w:leader="dot" w:pos="9350"/>
            </w:tabs>
            <w:rPr>
              <w:del w:id="136" w:author="gugun wasp" w:date="2019-04-09T13:22:00Z"/>
              <w:noProof/>
              <w:kern w:val="0"/>
              <w:lang w:val="en-ID" w:eastAsia="en-ID"/>
              <w14:ligatures w14:val="none"/>
            </w:rPr>
          </w:pPr>
          <w:del w:id="137" w:author="gugun wasp" w:date="2019-04-09T13:22:00Z">
            <w:r w:rsidRPr="00283021" w:rsidDel="00283021">
              <w:rPr>
                <w:noProof/>
              </w:rPr>
              <w:delText>External interfaces</w:delText>
            </w:r>
            <w:r w:rsidDel="00283021">
              <w:rPr>
                <w:noProof/>
                <w:webHidden/>
              </w:rPr>
              <w:tab/>
              <w:delText>4</w:delText>
            </w:r>
          </w:del>
        </w:p>
        <w:p w14:paraId="20DAF4A0" w14:textId="5A032776" w:rsidR="002C7A6B" w:rsidDel="00283021" w:rsidRDefault="002C7A6B">
          <w:pPr>
            <w:pStyle w:val="TOC2"/>
            <w:tabs>
              <w:tab w:val="right" w:leader="dot" w:pos="9350"/>
            </w:tabs>
            <w:rPr>
              <w:del w:id="138" w:author="gugun wasp" w:date="2019-04-09T13:22:00Z"/>
              <w:noProof/>
              <w:kern w:val="0"/>
              <w:lang w:val="en-ID" w:eastAsia="en-ID"/>
              <w14:ligatures w14:val="none"/>
            </w:rPr>
          </w:pPr>
          <w:del w:id="139" w:author="gugun wasp" w:date="2019-04-09T13:22:00Z">
            <w:r w:rsidRPr="00283021" w:rsidDel="00283021">
              <w:rPr>
                <w:noProof/>
              </w:rPr>
              <w:delText>Development effort and milestones</w:delText>
            </w:r>
            <w:r w:rsidDel="00283021">
              <w:rPr>
                <w:noProof/>
                <w:webHidden/>
              </w:rPr>
              <w:tab/>
              <w:delText>4</w:delText>
            </w:r>
          </w:del>
        </w:p>
        <w:p w14:paraId="1DF06ACB" w14:textId="55EF8459" w:rsidR="00034660" w:rsidRDefault="00034660" w:rsidP="00034660">
          <w:pPr>
            <w:rPr>
              <w:b/>
              <w:bCs/>
              <w:noProof/>
            </w:rPr>
          </w:pPr>
          <w:r>
            <w:rPr>
              <w:b/>
              <w:bCs/>
              <w:noProof/>
            </w:rPr>
            <w:fldChar w:fldCharType="end"/>
          </w:r>
        </w:p>
      </w:sdtContent>
    </w:sdt>
    <w:p w14:paraId="6DFE627E" w14:textId="77777777" w:rsidR="00034660" w:rsidRDefault="00034660">
      <w:pPr>
        <w:spacing w:after="240" w:line="252" w:lineRule="auto"/>
        <w:ind w:left="0" w:right="0"/>
        <w:rPr>
          <w:b/>
          <w:bCs/>
          <w:noProof/>
        </w:rPr>
      </w:pPr>
      <w:r>
        <w:rPr>
          <w:b/>
          <w:bCs/>
          <w:noProof/>
        </w:rPr>
        <w:br w:type="page"/>
      </w:r>
    </w:p>
    <w:p w14:paraId="68681DC9" w14:textId="3DC8AAB4" w:rsidR="002C7A6B" w:rsidRDefault="002C7A6B" w:rsidP="003F177E">
      <w:pPr>
        <w:pStyle w:val="Heading1"/>
      </w:pPr>
      <w:bookmarkStart w:id="140" w:name="_Toc5708584"/>
      <w:r>
        <w:lastRenderedPageBreak/>
        <w:t>CURRENT SOLUTION</w:t>
      </w:r>
      <w:bookmarkEnd w:id="140"/>
    </w:p>
    <w:p w14:paraId="56498232" w14:textId="6BE524ED" w:rsidR="002C7A6B" w:rsidRPr="002C7A6B" w:rsidRDefault="00752D2D" w:rsidP="002C7A6B">
      <w:r>
        <w:t xml:space="preserve">Currently Mobii Mobile App solution don’t </w:t>
      </w:r>
      <w:del w:id="141" w:author="gugun wasp" w:date="2019-02-19T16:28:00Z">
        <w:r w:rsidDel="003B678C">
          <w:delText xml:space="preserve">provide </w:delText>
        </w:r>
      </w:del>
      <w:ins w:id="142" w:author="gugun wasp" w:date="2019-02-19T16:28:00Z">
        <w:r w:rsidR="003B678C">
          <w:t xml:space="preserve">have </w:t>
        </w:r>
      </w:ins>
      <w:del w:id="143" w:author="gugun wasp" w:date="2019-02-19T16:28:00Z">
        <w:r w:rsidDel="003B678C">
          <w:delText>connection request to</w:delText>
        </w:r>
      </w:del>
      <w:ins w:id="144" w:author="gugun wasp" w:date="2019-02-19T16:28:00Z">
        <w:r w:rsidR="003B678C">
          <w:t xml:space="preserve">ability to direct allocation </w:t>
        </w:r>
      </w:ins>
      <w:ins w:id="145" w:author="gugun wasp" w:date="2019-02-19T16:29:00Z">
        <w:r w:rsidR="003B678C">
          <w:t>or inject</w:t>
        </w:r>
      </w:ins>
      <w:r>
        <w:t xml:space="preserve"> </w:t>
      </w:r>
      <w:proofErr w:type="spellStart"/>
      <w:ins w:id="146" w:author="gugun wasp" w:date="2019-02-19T16:32:00Z">
        <w:r w:rsidR="00AA79D8">
          <w:t>Saldo</w:t>
        </w:r>
      </w:ins>
      <w:del w:id="147" w:author="gugun wasp" w:date="2019-02-19T16:29:00Z">
        <w:r w:rsidDel="003B678C">
          <w:delText>Saldo</w:delText>
        </w:r>
      </w:del>
      <w:r>
        <w:t>Mobo</w:t>
      </w:r>
      <w:proofErr w:type="spellEnd"/>
      <w:ins w:id="148" w:author="gugun wasp" w:date="2019-02-19T16:29:00Z">
        <w:r w:rsidR="003B678C">
          <w:t xml:space="preserve"> balance</w:t>
        </w:r>
      </w:ins>
      <w:r>
        <w:t xml:space="preserve"> </w:t>
      </w:r>
    </w:p>
    <w:p w14:paraId="0730DBC6" w14:textId="56A739FA" w:rsidR="009D0AD0" w:rsidRDefault="009D0AD0" w:rsidP="003F177E">
      <w:pPr>
        <w:pStyle w:val="Heading1"/>
      </w:pPr>
      <w:bookmarkStart w:id="149" w:name="_Toc5708585"/>
      <w:r w:rsidRPr="009D0AD0">
        <w:t>REQUEST DESCRIPTION</w:t>
      </w:r>
      <w:bookmarkEnd w:id="149"/>
    </w:p>
    <w:p w14:paraId="04314A8A" w14:textId="3D0A47E4" w:rsidR="00C07BD4" w:rsidRDefault="00800A2C" w:rsidP="00C07BD4">
      <w:r>
        <w:t xml:space="preserve">Customer request new functionality to be add on Mobii Mobile App Solution. Canvasser user can use Mobii Mobile App to inject </w:t>
      </w:r>
      <w:proofErr w:type="spellStart"/>
      <w:r>
        <w:t>SaldoMobo</w:t>
      </w:r>
      <w:proofErr w:type="spellEnd"/>
      <w:r>
        <w:t xml:space="preserve"> balance to outlet.</w:t>
      </w:r>
    </w:p>
    <w:p w14:paraId="4E74CD92" w14:textId="1E03B4C2" w:rsidR="00800A2C" w:rsidDel="003B678C" w:rsidRDefault="00800A2C" w:rsidP="00C07BD4">
      <w:pPr>
        <w:rPr>
          <w:del w:id="150" w:author="gugun wasp" w:date="2019-02-19T16:29:00Z"/>
        </w:rPr>
      </w:pPr>
    </w:p>
    <w:p w14:paraId="64BE4432" w14:textId="4082F8F7" w:rsidR="00800A2C" w:rsidDel="00224797" w:rsidRDefault="00800A2C" w:rsidP="00C07BD4">
      <w:pPr>
        <w:rPr>
          <w:del w:id="151" w:author="gugun wasp" w:date="2019-03-27T16:42:00Z"/>
        </w:rPr>
      </w:pPr>
      <w:moveFromRangeStart w:id="152" w:author="gugun wasp" w:date="2019-02-19T16:30:00Z" w:name="move1486259"/>
      <w:moveFrom w:id="153" w:author="gugun wasp" w:date="2019-02-19T16:30:00Z">
        <w:del w:id="154" w:author="gugun wasp" w:date="2019-03-27T16:42:00Z">
          <w:r w:rsidDel="00224797">
            <w:delText>Canvasser allow to direct allocation or inject SaldoMobo balance to outlet with condition:</w:delText>
          </w:r>
        </w:del>
      </w:moveFrom>
    </w:p>
    <w:p w14:paraId="41006797" w14:textId="43D809C1" w:rsidR="00800A2C" w:rsidDel="00224797" w:rsidRDefault="00800A2C" w:rsidP="00800A2C">
      <w:pPr>
        <w:pStyle w:val="ListParagraph"/>
        <w:numPr>
          <w:ilvl w:val="0"/>
          <w:numId w:val="29"/>
        </w:numPr>
        <w:rPr>
          <w:del w:id="155" w:author="gugun wasp" w:date="2019-03-27T16:42:00Z"/>
        </w:rPr>
      </w:pPr>
      <w:moveFrom w:id="156" w:author="gugun wasp" w:date="2019-02-19T16:30:00Z">
        <w:del w:id="157" w:author="gugun wasp" w:date="2019-03-27T16:42:00Z">
          <w:r w:rsidDel="00224797">
            <w:delText>Outlet status is active</w:delText>
          </w:r>
        </w:del>
      </w:moveFrom>
    </w:p>
    <w:p w14:paraId="709F535E" w14:textId="7376BA32" w:rsidR="00800A2C" w:rsidDel="00224797" w:rsidRDefault="00800A2C" w:rsidP="00800A2C">
      <w:pPr>
        <w:pStyle w:val="ListParagraph"/>
        <w:numPr>
          <w:ilvl w:val="0"/>
          <w:numId w:val="29"/>
        </w:numPr>
        <w:rPr>
          <w:del w:id="158" w:author="gugun wasp" w:date="2019-03-27T16:42:00Z"/>
        </w:rPr>
      </w:pPr>
      <w:moveFrom w:id="159" w:author="gugun wasp" w:date="2019-02-19T16:30:00Z">
        <w:del w:id="160" w:author="gugun wasp" w:date="2019-03-27T16:42:00Z">
          <w:r w:rsidDel="00224797">
            <w:delText>Canvasser have SaldoMobo balance and can direct allocation to outlet and if transaction is success, it will deduct canvasser SaldoMobo balance</w:delText>
          </w:r>
        </w:del>
      </w:moveFrom>
    </w:p>
    <w:p w14:paraId="1DE78157" w14:textId="0DB746C5" w:rsidR="00800A2C" w:rsidDel="00224797" w:rsidRDefault="00800A2C" w:rsidP="00800A2C">
      <w:pPr>
        <w:pStyle w:val="ListParagraph"/>
        <w:numPr>
          <w:ilvl w:val="0"/>
          <w:numId w:val="29"/>
        </w:numPr>
        <w:rPr>
          <w:del w:id="161" w:author="gugun wasp" w:date="2019-03-27T16:42:00Z"/>
        </w:rPr>
      </w:pPr>
      <w:moveFrom w:id="162" w:author="gugun wasp" w:date="2019-02-19T16:30:00Z">
        <w:del w:id="163" w:author="gugun wasp" w:date="2019-03-27T16:42:00Z">
          <w:r w:rsidDel="00224797">
            <w:delText>Outlet is already mapping with canvasser</w:delText>
          </w:r>
        </w:del>
      </w:moveFrom>
    </w:p>
    <w:p w14:paraId="7E4708B5" w14:textId="4B22A65E" w:rsidR="00442604" w:rsidDel="00224797" w:rsidRDefault="00442604" w:rsidP="00442604">
      <w:pPr>
        <w:pStyle w:val="ListParagraph"/>
        <w:ind w:left="1082"/>
        <w:rPr>
          <w:del w:id="164" w:author="gugun wasp" w:date="2019-03-27T16:42:00Z"/>
        </w:rPr>
      </w:pPr>
    </w:p>
    <w:p w14:paraId="6BEA54BF" w14:textId="1C0C895C" w:rsidR="00800A2C" w:rsidDel="00224797" w:rsidRDefault="00800A2C" w:rsidP="00800A2C">
      <w:pPr>
        <w:rPr>
          <w:del w:id="165" w:author="gugun wasp" w:date="2019-03-27T16:42:00Z"/>
        </w:rPr>
      </w:pPr>
      <w:moveFrom w:id="166" w:author="gugun wasp" w:date="2019-02-19T16:30:00Z">
        <w:del w:id="167" w:author="gugun wasp" w:date="2019-03-27T16:42:00Z">
          <w:r w:rsidDel="00224797">
            <w:delText xml:space="preserve">Capability to inject SaldoMobo balance (direct allocation) </w:delText>
          </w:r>
          <w:r w:rsidR="00F02436" w:rsidDel="00224797">
            <w:delText>from canvasser can use hierarchy menu functionality or journey plan menu on Mobii Mobile Application.</w:delText>
          </w:r>
        </w:del>
      </w:moveFrom>
    </w:p>
    <w:p w14:paraId="15A05876" w14:textId="36D405C8" w:rsidR="00F02436" w:rsidDel="00224797" w:rsidRDefault="00F02436" w:rsidP="00800A2C">
      <w:pPr>
        <w:rPr>
          <w:del w:id="168" w:author="gugun wasp" w:date="2019-03-27T16:42:00Z"/>
        </w:rPr>
      </w:pPr>
      <w:moveFrom w:id="169" w:author="gugun wasp" w:date="2019-02-19T16:30:00Z">
        <w:del w:id="170" w:author="gugun wasp" w:date="2019-03-27T16:42:00Z">
          <w:r w:rsidDel="00224797">
            <w:delText xml:space="preserve">Canvasser will get </w:delText>
          </w:r>
          <w:r w:rsidR="00A71EE3" w:rsidDel="00224797">
            <w:delText>transaction information whether the transaction success or failed</w:delText>
          </w:r>
        </w:del>
      </w:moveFrom>
    </w:p>
    <w:p w14:paraId="2FAB0E0E" w14:textId="7EEEA690" w:rsidR="00A71EE3" w:rsidDel="00224797" w:rsidRDefault="00A71EE3" w:rsidP="00800A2C">
      <w:pPr>
        <w:rPr>
          <w:del w:id="171" w:author="gugun wasp" w:date="2019-03-27T16:42:00Z"/>
        </w:rPr>
      </w:pPr>
      <w:moveFrom w:id="172" w:author="gugun wasp" w:date="2019-02-19T16:30:00Z">
        <w:r w:rsidDel="00AA79D8">
          <w:t>Mobii Application should have integration with SaldoMobo application</w:t>
        </w:r>
      </w:moveFrom>
    </w:p>
    <w:moveFromRangeEnd w:id="152"/>
    <w:p w14:paraId="3FE7D160" w14:textId="77777777" w:rsidR="00800A2C" w:rsidRPr="00C07BD4" w:rsidRDefault="00800A2C" w:rsidP="00800A2C"/>
    <w:p w14:paraId="3C83E412" w14:textId="6073C80B" w:rsidR="009D0AD0" w:rsidRDefault="009D0AD0" w:rsidP="009D0AD0">
      <w:r w:rsidRPr="009D0AD0">
        <w:rPr>
          <w:rFonts w:asciiTheme="majorHAnsi" w:eastAsiaTheme="majorEastAsia" w:hAnsiTheme="majorHAnsi" w:cstheme="majorBidi"/>
          <w:caps/>
          <w:color w:val="4A66AC" w:themeColor="accent1"/>
          <w:sz w:val="28"/>
          <w:szCs w:val="28"/>
        </w:rPr>
        <w:t>Functional requirements</w:t>
      </w:r>
    </w:p>
    <w:p w14:paraId="6DCC2EF5" w14:textId="77777777" w:rsidR="00AA79D8" w:rsidRDefault="00AA79D8" w:rsidP="00AA79D8">
      <w:moveToRangeStart w:id="173" w:author="gugun wasp" w:date="2019-02-19T16:30:00Z" w:name="move1486259"/>
      <w:moveTo w:id="174" w:author="gugun wasp" w:date="2019-02-19T16:30:00Z">
        <w:r>
          <w:t xml:space="preserve">Canvasser allow to direct allocation or inject </w:t>
        </w:r>
        <w:proofErr w:type="spellStart"/>
        <w:r>
          <w:t>SaldoMobo</w:t>
        </w:r>
        <w:proofErr w:type="spellEnd"/>
        <w:r>
          <w:t xml:space="preserve"> balance to outlet with condition:</w:t>
        </w:r>
      </w:moveTo>
    </w:p>
    <w:p w14:paraId="4D32536E" w14:textId="77777777" w:rsidR="00AA79D8" w:rsidRDefault="00AA79D8" w:rsidP="00AA79D8">
      <w:pPr>
        <w:pStyle w:val="ListParagraph"/>
        <w:numPr>
          <w:ilvl w:val="0"/>
          <w:numId w:val="29"/>
        </w:numPr>
      </w:pPr>
      <w:moveTo w:id="175" w:author="gugun wasp" w:date="2019-02-19T16:30:00Z">
        <w:r>
          <w:t>Outlet status is active</w:t>
        </w:r>
      </w:moveTo>
    </w:p>
    <w:p w14:paraId="1EB7887E" w14:textId="77777777" w:rsidR="00AA79D8" w:rsidRDefault="00AA79D8" w:rsidP="00AA79D8">
      <w:pPr>
        <w:pStyle w:val="ListParagraph"/>
        <w:numPr>
          <w:ilvl w:val="0"/>
          <w:numId w:val="29"/>
        </w:numPr>
      </w:pPr>
      <w:moveTo w:id="176" w:author="gugun wasp" w:date="2019-02-19T16:30:00Z">
        <w:r>
          <w:t xml:space="preserve">Canvasser have </w:t>
        </w:r>
        <w:proofErr w:type="spellStart"/>
        <w:r>
          <w:t>SaldoMobo</w:t>
        </w:r>
        <w:proofErr w:type="spellEnd"/>
        <w:r>
          <w:t xml:space="preserve"> balance and can direct allocation to outlet and if transaction is success, it will deduct canvasser </w:t>
        </w:r>
        <w:proofErr w:type="spellStart"/>
        <w:r>
          <w:t>SaldoMobo</w:t>
        </w:r>
        <w:proofErr w:type="spellEnd"/>
        <w:r>
          <w:t xml:space="preserve"> balance</w:t>
        </w:r>
      </w:moveTo>
    </w:p>
    <w:p w14:paraId="01FC01F9" w14:textId="77777777" w:rsidR="00AA79D8" w:rsidRDefault="00AA79D8" w:rsidP="00AA79D8">
      <w:pPr>
        <w:pStyle w:val="ListParagraph"/>
        <w:numPr>
          <w:ilvl w:val="0"/>
          <w:numId w:val="29"/>
        </w:numPr>
      </w:pPr>
      <w:moveTo w:id="177" w:author="gugun wasp" w:date="2019-02-19T16:30:00Z">
        <w:r>
          <w:t>Outlet is already mapping with canvasser</w:t>
        </w:r>
      </w:moveTo>
    </w:p>
    <w:p w14:paraId="3BE469C6" w14:textId="41EDB989" w:rsidR="00AA79D8" w:rsidRDefault="00AA79D8" w:rsidP="00AA79D8">
      <w:pPr>
        <w:pStyle w:val="ListParagraph"/>
        <w:ind w:left="1082"/>
        <w:rPr>
          <w:ins w:id="178" w:author="gugun wasp" w:date="2019-02-19T16:37:00Z"/>
        </w:rPr>
      </w:pPr>
    </w:p>
    <w:p w14:paraId="64D4661D" w14:textId="1EA807EE" w:rsidR="00EF2818" w:rsidRDefault="00EF2818" w:rsidP="00EF2818">
      <w:pPr>
        <w:rPr>
          <w:ins w:id="179" w:author="gugun wasp" w:date="2019-02-19T16:37:00Z"/>
        </w:rPr>
      </w:pPr>
      <w:ins w:id="180" w:author="gugun wasp" w:date="2019-02-19T16:37:00Z">
        <w:r>
          <w:t xml:space="preserve">Mobii Application should have integration with </w:t>
        </w:r>
        <w:proofErr w:type="spellStart"/>
        <w:r>
          <w:t>SaldoMobo</w:t>
        </w:r>
        <w:proofErr w:type="spellEnd"/>
        <w:r>
          <w:t xml:space="preserve"> application.</w:t>
        </w:r>
      </w:ins>
    </w:p>
    <w:p w14:paraId="03B43953" w14:textId="6DAF63CC" w:rsidR="00EF2818" w:rsidRDefault="00EF2818" w:rsidP="00EF2818">
      <w:pPr>
        <w:rPr>
          <w:ins w:id="181" w:author="gugun wasp" w:date="2019-02-19T16:37:00Z"/>
        </w:rPr>
      </w:pPr>
      <w:ins w:id="182" w:author="gugun wasp" w:date="2019-02-19T16:38:00Z">
        <w:r>
          <w:t xml:space="preserve">Notification of </w:t>
        </w:r>
      </w:ins>
      <w:ins w:id="183" w:author="gugun wasp" w:date="2019-02-19T16:37:00Z">
        <w:r>
          <w:t xml:space="preserve">transaction information </w:t>
        </w:r>
      </w:ins>
      <w:ins w:id="184" w:author="gugun wasp" w:date="2019-02-19T16:38:00Z">
        <w:r>
          <w:t xml:space="preserve">should be sent </w:t>
        </w:r>
      </w:ins>
      <w:ins w:id="185" w:author="gugun wasp" w:date="2019-02-19T16:37:00Z">
        <w:r>
          <w:t>whether the transaction success or failed</w:t>
        </w:r>
      </w:ins>
      <w:ins w:id="186" w:author="gugun wasp" w:date="2019-02-19T16:38:00Z">
        <w:r>
          <w:t>.</w:t>
        </w:r>
      </w:ins>
    </w:p>
    <w:p w14:paraId="458691B4" w14:textId="2CCC875E" w:rsidR="00EF2818" w:rsidDel="00EF2818" w:rsidRDefault="00EF2818" w:rsidP="00384E56">
      <w:pPr>
        <w:rPr>
          <w:del w:id="187" w:author="gugun wasp" w:date="2019-02-19T16:37:00Z"/>
        </w:rPr>
      </w:pPr>
    </w:p>
    <w:p w14:paraId="1584EAF6" w14:textId="299ED66E" w:rsidR="00AA79D8" w:rsidRDefault="00AA79D8" w:rsidP="00384E56">
      <w:pPr>
        <w:rPr>
          <w:ins w:id="188" w:author="gugun wasp" w:date="2019-02-19T16:33:00Z"/>
        </w:rPr>
      </w:pPr>
      <w:ins w:id="189" w:author="gugun wasp" w:date="2019-02-19T16:33:00Z">
        <w:r>
          <w:t>Prior information</w:t>
        </w:r>
      </w:ins>
      <w:ins w:id="190" w:author="gugun wasp" w:date="2019-02-19T16:34:00Z">
        <w:r>
          <w:t xml:space="preserve"> from BU that</w:t>
        </w:r>
      </w:ins>
      <w:ins w:id="191" w:author="gugun wasp" w:date="2019-02-19T16:33:00Z">
        <w:r>
          <w:t xml:space="preserve"> inject balance from </w:t>
        </w:r>
        <w:proofErr w:type="spellStart"/>
        <w:r>
          <w:t>Mobo</w:t>
        </w:r>
        <w:proofErr w:type="spellEnd"/>
        <w:r>
          <w:t>, it is not used MSISDN but organization ID.</w:t>
        </w:r>
      </w:ins>
    </w:p>
    <w:p w14:paraId="628B6156" w14:textId="21BE26BE" w:rsidR="00AA79D8" w:rsidRDefault="00AA79D8" w:rsidP="00AA79D8">
      <w:pPr>
        <w:pStyle w:val="ListParagraph"/>
        <w:numPr>
          <w:ilvl w:val="0"/>
          <w:numId w:val="31"/>
        </w:numPr>
        <w:rPr>
          <w:ins w:id="192" w:author="gugun wasp" w:date="2019-02-19T16:35:00Z"/>
          <w:rFonts w:eastAsia="Times New Roman"/>
        </w:rPr>
      </w:pPr>
      <w:ins w:id="193" w:author="gugun wasp" w:date="2019-02-19T16:33:00Z">
        <w:r w:rsidRPr="00AA79D8">
          <w:rPr>
            <w:rFonts w:eastAsia="Times New Roman"/>
          </w:rPr>
          <w:t xml:space="preserve">Process to inject balance from NPC (dealer </w:t>
        </w:r>
        <w:r w:rsidRPr="00AA79D8">
          <w:rPr>
            <w:rFonts w:ascii="Wingdings" w:eastAsia="Times New Roman" w:hAnsi="Wingdings"/>
          </w:rPr>
          <w:t></w:t>
        </w:r>
        <w:r w:rsidRPr="00AA79D8">
          <w:rPr>
            <w:rFonts w:eastAsia="Times New Roman"/>
          </w:rPr>
          <w:t xml:space="preserve"> CVS, </w:t>
        </w:r>
      </w:ins>
      <w:ins w:id="194" w:author="gugun wasp" w:date="2019-02-19T16:34:00Z">
        <w:r>
          <w:rPr>
            <w:rFonts w:eastAsia="Times New Roman"/>
          </w:rPr>
          <w:t xml:space="preserve">it will </w:t>
        </w:r>
      </w:ins>
      <w:ins w:id="195" w:author="gugun wasp" w:date="2019-04-16T15:15:00Z">
        <w:r w:rsidR="00FE0843">
          <w:rPr>
            <w:rFonts w:eastAsia="Times New Roman"/>
          </w:rPr>
          <w:t xml:space="preserve">be </w:t>
        </w:r>
        <w:r w:rsidR="00FE0843" w:rsidRPr="00AA79D8">
          <w:rPr>
            <w:rFonts w:eastAsia="Times New Roman"/>
          </w:rPr>
          <w:t>part</w:t>
        </w:r>
      </w:ins>
      <w:ins w:id="196" w:author="gugun wasp" w:date="2019-02-19T16:33:00Z">
        <w:r w:rsidRPr="00AA79D8">
          <w:rPr>
            <w:rFonts w:eastAsia="Times New Roman"/>
          </w:rPr>
          <w:t xml:space="preserve"> of </w:t>
        </w:r>
        <w:proofErr w:type="spellStart"/>
        <w:r w:rsidRPr="00AA79D8">
          <w:rPr>
            <w:rFonts w:eastAsia="Times New Roman"/>
          </w:rPr>
          <w:t>Mobo</w:t>
        </w:r>
        <w:proofErr w:type="spellEnd"/>
        <w:r w:rsidRPr="00AA79D8">
          <w:rPr>
            <w:rFonts w:eastAsia="Times New Roman"/>
          </w:rPr>
          <w:t>)</w:t>
        </w:r>
      </w:ins>
    </w:p>
    <w:p w14:paraId="248913CC" w14:textId="77777777" w:rsidR="00AA79D8" w:rsidRDefault="00AA79D8" w:rsidP="00923C8C">
      <w:pPr>
        <w:pStyle w:val="ListParagraph"/>
        <w:numPr>
          <w:ilvl w:val="1"/>
          <w:numId w:val="30"/>
        </w:numPr>
        <w:spacing w:after="0"/>
        <w:ind w:right="0"/>
        <w:contextualSpacing w:val="0"/>
        <w:rPr>
          <w:ins w:id="197" w:author="gugun wasp" w:date="2019-02-19T16:35:00Z"/>
          <w:rFonts w:eastAsia="Times New Roman"/>
        </w:rPr>
      </w:pPr>
      <w:proofErr w:type="spellStart"/>
      <w:ins w:id="198" w:author="gugun wasp" w:date="2019-02-19T16:33:00Z">
        <w:r w:rsidRPr="00AA79D8">
          <w:rPr>
            <w:rFonts w:eastAsia="Times New Roman"/>
          </w:rPr>
          <w:t>Mobi</w:t>
        </w:r>
        <w:proofErr w:type="spellEnd"/>
        <w:r w:rsidRPr="00AA79D8">
          <w:rPr>
            <w:rFonts w:eastAsia="Times New Roman"/>
          </w:rPr>
          <w:t xml:space="preserve"> perspective is using </w:t>
        </w:r>
        <w:proofErr w:type="spellStart"/>
        <w:r w:rsidRPr="00AA79D8">
          <w:rPr>
            <w:rFonts w:eastAsia="Times New Roman"/>
          </w:rPr>
          <w:t>Mobo</w:t>
        </w:r>
        <w:proofErr w:type="spellEnd"/>
        <w:r w:rsidRPr="00AA79D8">
          <w:rPr>
            <w:rFonts w:eastAsia="Times New Roman"/>
          </w:rPr>
          <w:t xml:space="preserve"> API to inject balance to outlet</w:t>
        </w:r>
      </w:ins>
      <w:ins w:id="199" w:author="gugun wasp" w:date="2019-02-19T16:35:00Z">
        <w:r w:rsidRPr="00AA79D8">
          <w:rPr>
            <w:rFonts w:eastAsia="Times New Roman"/>
          </w:rPr>
          <w:t xml:space="preserve"> (This will need API from inject balance from MOBO)</w:t>
        </w:r>
        <w:commentRangeStart w:id="200"/>
      </w:ins>
    </w:p>
    <w:p w14:paraId="59AE40E1" w14:textId="1C5FDC09" w:rsidR="00AA79D8" w:rsidRPr="003543A7" w:rsidRDefault="00AA79D8">
      <w:pPr>
        <w:pStyle w:val="ListParagraph"/>
        <w:numPr>
          <w:ilvl w:val="1"/>
          <w:numId w:val="30"/>
        </w:numPr>
        <w:spacing w:after="0"/>
        <w:ind w:right="0"/>
        <w:contextualSpacing w:val="0"/>
        <w:rPr>
          <w:ins w:id="201" w:author="gugun wasp" w:date="2019-02-19T16:33:00Z"/>
          <w:rFonts w:eastAsia="Times New Roman"/>
          <w:highlight w:val="green"/>
        </w:rPr>
      </w:pPr>
      <w:ins w:id="202" w:author="gugun wasp" w:date="2019-02-19T16:33:00Z">
        <w:r w:rsidRPr="003543A7">
          <w:rPr>
            <w:rFonts w:eastAsia="Times New Roman"/>
            <w:highlight w:val="green"/>
          </w:rPr>
          <w:t xml:space="preserve">CMIIW notification success injected to Outlet is sent by </w:t>
        </w:r>
        <w:proofErr w:type="spellStart"/>
        <w:r w:rsidRPr="003543A7">
          <w:rPr>
            <w:rFonts w:eastAsia="Times New Roman"/>
            <w:highlight w:val="green"/>
          </w:rPr>
          <w:t>Mobo</w:t>
        </w:r>
        <w:proofErr w:type="spellEnd"/>
      </w:ins>
    </w:p>
    <w:p w14:paraId="0CFBE97C" w14:textId="732A0302" w:rsidR="00AA79D8" w:rsidRPr="003543A7" w:rsidRDefault="00AA79D8" w:rsidP="00AA79D8">
      <w:pPr>
        <w:pStyle w:val="ListParagraph"/>
        <w:numPr>
          <w:ilvl w:val="1"/>
          <w:numId w:val="30"/>
        </w:numPr>
        <w:spacing w:after="0"/>
        <w:ind w:right="0"/>
        <w:contextualSpacing w:val="0"/>
        <w:rPr>
          <w:ins w:id="203" w:author="gugun wasp" w:date="2019-02-19T16:33:00Z"/>
          <w:rFonts w:eastAsia="Times New Roman"/>
          <w:highlight w:val="green"/>
        </w:rPr>
      </w:pPr>
      <w:ins w:id="204" w:author="gugun wasp" w:date="2019-02-19T16:33:00Z">
        <w:r w:rsidRPr="003543A7">
          <w:rPr>
            <w:rFonts w:eastAsia="Times New Roman"/>
            <w:highlight w:val="green"/>
          </w:rPr>
          <w:t xml:space="preserve">CMIIW notification for success/failed inject </w:t>
        </w:r>
      </w:ins>
      <w:ins w:id="205" w:author="gugun wasp" w:date="2019-02-19T16:36:00Z">
        <w:r w:rsidR="00EF2818" w:rsidRPr="003543A7">
          <w:rPr>
            <w:rFonts w:eastAsia="Times New Roman"/>
            <w:highlight w:val="green"/>
          </w:rPr>
          <w:t>by</w:t>
        </w:r>
      </w:ins>
      <w:ins w:id="206" w:author="gugun wasp" w:date="2019-02-19T16:33:00Z">
        <w:r w:rsidRPr="003543A7">
          <w:rPr>
            <w:rFonts w:eastAsia="Times New Roman"/>
            <w:highlight w:val="green"/>
          </w:rPr>
          <w:t xml:space="preserve"> CVS is </w:t>
        </w:r>
      </w:ins>
      <w:ins w:id="207" w:author="gugun wasp" w:date="2019-02-19T16:36:00Z">
        <w:r w:rsidR="00EF2818" w:rsidRPr="003543A7">
          <w:rPr>
            <w:rFonts w:eastAsia="Times New Roman"/>
            <w:highlight w:val="green"/>
          </w:rPr>
          <w:t>sent by</w:t>
        </w:r>
      </w:ins>
      <w:ins w:id="208" w:author="gugun wasp" w:date="2019-02-19T16:33:00Z">
        <w:r w:rsidRPr="003543A7">
          <w:rPr>
            <w:rFonts w:eastAsia="Times New Roman"/>
            <w:highlight w:val="green"/>
          </w:rPr>
          <w:t xml:space="preserve"> Mobii </w:t>
        </w:r>
      </w:ins>
      <w:commentRangeEnd w:id="200"/>
      <w:ins w:id="209" w:author="gugun wasp" w:date="2019-04-16T16:23:00Z">
        <w:r w:rsidR="00973B96">
          <w:rPr>
            <w:rStyle w:val="CommentReference"/>
          </w:rPr>
          <w:commentReference w:id="200"/>
        </w:r>
      </w:ins>
    </w:p>
    <w:p w14:paraId="6A9D4F60" w14:textId="245D2B22" w:rsidR="00AA79D8" w:rsidRDefault="00AA79D8" w:rsidP="00AA79D8">
      <w:pPr>
        <w:rPr>
          <w:ins w:id="210" w:author="gugun wasp" w:date="2019-02-19T16:33:00Z"/>
        </w:rPr>
      </w:pPr>
      <w:ins w:id="211" w:author="gugun wasp" w:date="2019-02-19T16:33:00Z">
        <w:r>
          <w:t> </w:t>
        </w:r>
      </w:ins>
    </w:p>
    <w:p w14:paraId="44BAB33D" w14:textId="50C68306" w:rsidR="00AA79D8" w:rsidRDefault="00AA79D8" w:rsidP="00AA79D8">
      <w:moveTo w:id="212" w:author="gugun wasp" w:date="2019-02-19T16:30:00Z">
        <w:r>
          <w:t xml:space="preserve">Capability to inject </w:t>
        </w:r>
        <w:proofErr w:type="spellStart"/>
        <w:r>
          <w:t>SaldoMobo</w:t>
        </w:r>
        <w:proofErr w:type="spellEnd"/>
        <w:r>
          <w:t xml:space="preserve"> balance (direct allocation) from canvasser can use hierarchy menu functionality or journey plan menu on Mobii Mobile Application.</w:t>
        </w:r>
      </w:moveTo>
    </w:p>
    <w:p w14:paraId="497B01A1" w14:textId="16C45DCB" w:rsidR="00AA79D8" w:rsidDel="00EF2818" w:rsidRDefault="00AA79D8" w:rsidP="00AA79D8">
      <w:pPr>
        <w:rPr>
          <w:del w:id="213" w:author="gugun wasp" w:date="2019-02-19T16:37:00Z"/>
        </w:rPr>
      </w:pPr>
      <w:moveTo w:id="214" w:author="gugun wasp" w:date="2019-02-19T16:30:00Z">
        <w:del w:id="215" w:author="gugun wasp" w:date="2019-02-19T16:37:00Z">
          <w:r w:rsidDel="00EF2818">
            <w:delText>Canvasser will get transaction information whether the transaction success or failed</w:delText>
          </w:r>
        </w:del>
      </w:moveTo>
    </w:p>
    <w:p w14:paraId="0EFA487F" w14:textId="7FCAD24A" w:rsidR="00AA79D8" w:rsidDel="00EF2818" w:rsidRDefault="00AA79D8" w:rsidP="00AA79D8">
      <w:pPr>
        <w:rPr>
          <w:del w:id="216" w:author="gugun wasp" w:date="2019-02-19T16:37:00Z"/>
        </w:rPr>
      </w:pPr>
      <w:moveTo w:id="217" w:author="gugun wasp" w:date="2019-02-19T16:30:00Z">
        <w:del w:id="218" w:author="gugun wasp" w:date="2019-02-19T16:37:00Z">
          <w:r w:rsidDel="00EF2818">
            <w:delText>Mobii Application should have integration with SaldoMobo application</w:delText>
          </w:r>
        </w:del>
      </w:moveTo>
    </w:p>
    <w:moveToRangeEnd w:id="173"/>
    <w:p w14:paraId="61AF79CF" w14:textId="32BBDCCC" w:rsidR="009D0AD0" w:rsidDel="00AA79D8" w:rsidRDefault="009D0AD0" w:rsidP="009D0AD0">
      <w:pPr>
        <w:pStyle w:val="Heading1"/>
        <w:rPr>
          <w:del w:id="219" w:author="gugun wasp" w:date="2019-02-19T16:30:00Z"/>
        </w:rPr>
      </w:pPr>
      <w:del w:id="220" w:author="gugun wasp" w:date="2019-02-19T16:30:00Z">
        <w:r w:rsidDel="00AA79D8">
          <w:lastRenderedPageBreak/>
          <w:delText>Describe functional requirements</w:delText>
        </w:r>
      </w:del>
    </w:p>
    <w:p w14:paraId="6C123B79" w14:textId="77777777" w:rsidR="00AA79D8" w:rsidRPr="00AA79D8" w:rsidRDefault="00AA79D8">
      <w:pPr>
        <w:rPr>
          <w:ins w:id="221" w:author="gugun wasp" w:date="2019-02-19T16:30:00Z"/>
        </w:rPr>
      </w:pPr>
    </w:p>
    <w:p w14:paraId="33D58C78" w14:textId="55609EBD" w:rsidR="009D0AD0" w:rsidRPr="009D0AD0" w:rsidRDefault="009D0AD0" w:rsidP="009D0AD0">
      <w:pPr>
        <w:pStyle w:val="Heading1"/>
      </w:pPr>
      <w:bookmarkStart w:id="222" w:name="_Toc5708586"/>
      <w:r>
        <w:t>SOLUTION DESCRIPTION</w:t>
      </w:r>
      <w:bookmarkEnd w:id="222"/>
    </w:p>
    <w:p w14:paraId="109810E5" w14:textId="76B6AD2C" w:rsidR="009D0AD0" w:rsidRDefault="009D0AD0" w:rsidP="009D0AD0">
      <w:pPr>
        <w:pStyle w:val="Heading2"/>
      </w:pPr>
      <w:bookmarkStart w:id="223" w:name="_Toc5708587"/>
      <w:r>
        <w:t>Technical Solution</w:t>
      </w:r>
      <w:bookmarkEnd w:id="223"/>
    </w:p>
    <w:p w14:paraId="591E5C21" w14:textId="686E9CFD" w:rsidR="009D0AD0" w:rsidDel="00923C8C" w:rsidRDefault="009D0AD0" w:rsidP="009D0AD0">
      <w:pPr>
        <w:rPr>
          <w:del w:id="224" w:author="Arun S P" w:date="2019-03-21T15:31:00Z"/>
        </w:rPr>
      </w:pPr>
      <w:del w:id="225" w:author="Arun S P" w:date="2019-03-21T15:31:00Z">
        <w:r w:rsidDel="00923C8C">
          <w:delText>Describe the solution, what will be developed</w:delText>
        </w:r>
        <w:r w:rsidR="002C7A6B" w:rsidDel="00923C8C">
          <w:delText>, how it will be solved, add flow chart and other relevant information.</w:delText>
        </w:r>
      </w:del>
    </w:p>
    <w:p w14:paraId="76898DB8" w14:textId="4D837F0A" w:rsidR="00923C8C" w:rsidRDefault="00923C8C" w:rsidP="009D0AD0">
      <w:pPr>
        <w:rPr>
          <w:ins w:id="226" w:author="Arun S P" w:date="2019-03-21T15:31:00Z"/>
        </w:rPr>
      </w:pPr>
      <w:ins w:id="227" w:author="Arun S P" w:date="2019-03-21T15:31:00Z">
        <w:r>
          <w:t>MOBII Web:</w:t>
        </w:r>
      </w:ins>
    </w:p>
    <w:p w14:paraId="11EAE87F" w14:textId="6B5D59E3" w:rsidR="00384E56" w:rsidRDefault="00384E56" w:rsidP="00CC0625">
      <w:pPr>
        <w:pStyle w:val="ListParagraph"/>
        <w:numPr>
          <w:ilvl w:val="0"/>
          <w:numId w:val="33"/>
        </w:numPr>
        <w:rPr>
          <w:ins w:id="228" w:author="Arun S P" w:date="2019-03-25T14:23:00Z"/>
        </w:rPr>
      </w:pPr>
      <w:ins w:id="229" w:author="Arun S P" w:date="2019-03-25T14:11:00Z">
        <w:r>
          <w:t>O</w:t>
        </w:r>
      </w:ins>
      <w:ins w:id="230" w:author="Arun S P" w:date="2019-03-25T12:00:00Z">
        <w:r w:rsidR="00F91D4A">
          <w:t>ption to configure the transfer limit per canvasser</w:t>
        </w:r>
      </w:ins>
      <w:ins w:id="231" w:author="Arun S P" w:date="2019-03-25T12:01:00Z">
        <w:r w:rsidR="00F974EA">
          <w:t xml:space="preserve"> </w:t>
        </w:r>
      </w:ins>
      <w:ins w:id="232" w:author="Arun S P" w:date="2019-03-25T14:05:00Z">
        <w:r w:rsidR="00F974EA">
          <w:t xml:space="preserve">per day, </w:t>
        </w:r>
      </w:ins>
      <w:ins w:id="233" w:author="Arun S P" w:date="2019-03-25T12:01:00Z">
        <w:r w:rsidR="00F974EA">
          <w:t>shall be introduce</w:t>
        </w:r>
      </w:ins>
      <w:ins w:id="234" w:author="Arun S P" w:date="2019-03-25T14:05:00Z">
        <w:r w:rsidR="00F974EA">
          <w:t>d</w:t>
        </w:r>
      </w:ins>
      <w:ins w:id="235" w:author="Arun S P" w:date="2019-03-25T14:20:00Z">
        <w:r w:rsidR="00CC0625">
          <w:t xml:space="preserve">. This limit shall be modified by supervisor canvasser for canvasser under the hierarchy. MOBII restricts </w:t>
        </w:r>
      </w:ins>
      <w:ins w:id="236" w:author="Arun S P" w:date="2019-03-25T14:21:00Z">
        <w:r w:rsidR="00CC0625">
          <w:t>canvasser</w:t>
        </w:r>
      </w:ins>
      <w:ins w:id="237" w:author="Arun S P" w:date="2019-03-25T14:20:00Z">
        <w:r w:rsidR="00CC0625">
          <w:t xml:space="preserve"> </w:t>
        </w:r>
      </w:ins>
      <w:ins w:id="238" w:author="Arun S P" w:date="2019-03-25T14:21:00Z">
        <w:r w:rsidR="00CC0625">
          <w:t>to this maximum value for a canvasser per day.</w:t>
        </w:r>
      </w:ins>
      <w:ins w:id="239" w:author="Arun S P" w:date="2019-03-25T14:23:00Z">
        <w:r w:rsidR="00CC0625">
          <w:t xml:space="preserve"> </w:t>
        </w:r>
      </w:ins>
    </w:p>
    <w:p w14:paraId="02D37A24" w14:textId="7FFAAE25" w:rsidR="00741CED" w:rsidRDefault="00CC0625" w:rsidP="00A40414">
      <w:pPr>
        <w:pStyle w:val="ListParagraph"/>
        <w:numPr>
          <w:ilvl w:val="0"/>
          <w:numId w:val="33"/>
        </w:numPr>
        <w:rPr>
          <w:ins w:id="240" w:author="gugun wasp" w:date="2019-04-16T15:36:00Z"/>
        </w:rPr>
      </w:pPr>
      <w:ins w:id="241" w:author="Arun S P" w:date="2019-03-25T14:24:00Z">
        <w:r>
          <w:t>Transfer option from web will not be available</w:t>
        </w:r>
      </w:ins>
      <w:ins w:id="242" w:author="Arun S P" w:date="2019-03-25T14:34:00Z">
        <w:r w:rsidR="00741CED">
          <w:t>.</w:t>
        </w:r>
      </w:ins>
    </w:p>
    <w:p w14:paraId="74DDC38C" w14:textId="4EF7C2C4" w:rsidR="00EE140C" w:rsidRPr="00973B96" w:rsidRDefault="00EE140C" w:rsidP="00EE140C">
      <w:pPr>
        <w:rPr>
          <w:ins w:id="243" w:author="Arun S P" w:date="2019-03-25T12:01:00Z"/>
          <w:highlight w:val="green"/>
        </w:rPr>
      </w:pPr>
      <w:ins w:id="244" w:author="gugun wasp" w:date="2019-04-16T15:36:00Z">
        <w:del w:id="245" w:author="Arun S P" w:date="2019-04-22T12:33:00Z">
          <w:r w:rsidRPr="00973B96" w:rsidDel="00A40414">
            <w:rPr>
              <w:highlight w:val="green"/>
            </w:rPr>
            <w:delText>Will check PIN needed during allocation balance to outlet from canvasser</w:delText>
          </w:r>
        </w:del>
      </w:ins>
    </w:p>
    <w:p w14:paraId="3082FD12" w14:textId="2DF8B980" w:rsidR="004B23F5" w:rsidDel="00A40414" w:rsidRDefault="004B23F5" w:rsidP="009D0AD0">
      <w:pPr>
        <w:rPr>
          <w:ins w:id="246" w:author="gugun wasp" w:date="2019-04-16T15:29:00Z"/>
          <w:del w:id="247" w:author="Arun S P" w:date="2019-04-22T12:33:00Z"/>
        </w:rPr>
      </w:pPr>
      <w:ins w:id="248" w:author="gugun wasp" w:date="2019-04-16T15:29:00Z">
        <w:del w:id="249" w:author="Arun S P" w:date="2019-04-22T12:33:00Z">
          <w:r w:rsidRPr="00973B96" w:rsidDel="00A40414">
            <w:rPr>
              <w:highlight w:val="green"/>
            </w:rPr>
            <w:delText xml:space="preserve">MOBII Report will be added </w:delText>
          </w:r>
        </w:del>
      </w:ins>
      <w:ins w:id="250" w:author="gugun wasp" w:date="2019-04-16T16:24:00Z">
        <w:del w:id="251" w:author="Arun S P" w:date="2019-04-22T12:33:00Z">
          <w:r w:rsidR="00973B96" w:rsidDel="00A40414">
            <w:rPr>
              <w:highlight w:val="green"/>
            </w:rPr>
            <w:delText xml:space="preserve">show the transaction success or not </w:delText>
          </w:r>
        </w:del>
      </w:ins>
      <w:ins w:id="252" w:author="gugun wasp" w:date="2019-04-16T15:29:00Z">
        <w:del w:id="253" w:author="Arun S P" w:date="2019-04-22T12:33:00Z">
          <w:r w:rsidRPr="00973B96" w:rsidDel="00A40414">
            <w:rPr>
              <w:highlight w:val="green"/>
            </w:rPr>
            <w:delText xml:space="preserve">(with information of transaction </w:delText>
          </w:r>
          <w:commentRangeStart w:id="254"/>
          <w:r w:rsidRPr="00973B96" w:rsidDel="00A40414">
            <w:rPr>
              <w:highlight w:val="green"/>
            </w:rPr>
            <w:delText>id</w:delText>
          </w:r>
        </w:del>
      </w:ins>
      <w:commentRangeEnd w:id="254"/>
      <w:ins w:id="255" w:author="gugun wasp" w:date="2019-04-16T16:23:00Z">
        <w:del w:id="256" w:author="Arun S P" w:date="2019-04-22T12:33:00Z">
          <w:r w:rsidR="00973B96" w:rsidDel="00A40414">
            <w:rPr>
              <w:rStyle w:val="CommentReference"/>
            </w:rPr>
            <w:commentReference w:id="254"/>
          </w:r>
        </w:del>
      </w:ins>
      <w:ins w:id="257" w:author="gugun wasp" w:date="2019-04-16T15:29:00Z">
        <w:del w:id="258" w:author="Arun S P" w:date="2019-04-22T12:33:00Z">
          <w:r w:rsidRPr="00973B96" w:rsidDel="00A40414">
            <w:rPr>
              <w:highlight w:val="green"/>
            </w:rPr>
            <w:delText>)</w:delText>
          </w:r>
        </w:del>
      </w:ins>
    </w:p>
    <w:p w14:paraId="48CCAE38" w14:textId="2D4EB075" w:rsidR="004B23F5" w:rsidRDefault="00A40414" w:rsidP="009D0AD0">
      <w:pPr>
        <w:rPr>
          <w:ins w:id="259" w:author="Arun S P" w:date="2019-04-22T12:31:00Z"/>
        </w:rPr>
      </w:pPr>
      <w:ins w:id="260" w:author="Arun S P" w:date="2019-04-22T12:31:00Z">
        <w:r>
          <w:t>MOBII Report:</w:t>
        </w:r>
      </w:ins>
    </w:p>
    <w:p w14:paraId="43F799ED" w14:textId="77777777" w:rsidR="001C5EB3" w:rsidRDefault="00A40414" w:rsidP="001C5EB3">
      <w:pPr>
        <w:pStyle w:val="ListParagraph"/>
        <w:numPr>
          <w:ilvl w:val="0"/>
          <w:numId w:val="33"/>
        </w:numPr>
        <w:rPr>
          <w:ins w:id="261" w:author="Arun S P" w:date="2019-04-22T13:00:00Z"/>
        </w:rPr>
      </w:pPr>
      <w:ins w:id="262" w:author="Arun S P" w:date="2019-04-22T12:31:00Z">
        <w:r>
          <w:t>Balance Allocation Transaction report shall be provided.</w:t>
        </w:r>
      </w:ins>
    </w:p>
    <w:p w14:paraId="64DF16F1" w14:textId="0CD8E48E" w:rsidR="00A40414" w:rsidDel="00A40414" w:rsidRDefault="00A40414" w:rsidP="001C5EB3">
      <w:pPr>
        <w:ind w:left="432"/>
        <w:rPr>
          <w:ins w:id="263" w:author="gugun wasp" w:date="2019-04-16T15:36:00Z"/>
          <w:del w:id="264" w:author="Arun S P" w:date="2019-04-22T12:33:00Z"/>
        </w:rPr>
      </w:pPr>
      <w:ins w:id="265" w:author="Arun S P" w:date="2019-04-22T12:31:00Z">
        <w:r>
          <w:t xml:space="preserve">With filters as sales territory, organization type, organization ref code, date range, organization </w:t>
        </w:r>
      </w:ins>
      <w:ins w:id="266" w:author="Arun S P" w:date="2019-04-22T12:32:00Z">
        <w:r>
          <w:t>classification</w:t>
        </w:r>
      </w:ins>
      <w:ins w:id="267" w:author="Arun S P" w:date="2019-04-22T12:31:00Z">
        <w:r>
          <w:t>,</w:t>
        </w:r>
      </w:ins>
      <w:ins w:id="268" w:author="Arun S P" w:date="2019-04-22T12:32:00Z">
        <w:r>
          <w:t xml:space="preserve"> transaction status, transaction reference, canvasser (performer)</w:t>
        </w:r>
      </w:ins>
      <w:ins w:id="269" w:author="Arun S P" w:date="2019-04-22T12:33:00Z">
        <w:r>
          <w:t>.</w:t>
        </w:r>
      </w:ins>
      <w:ins w:id="270" w:author="Arun S P" w:date="2019-04-22T12:32:00Z">
        <w:r>
          <w:t xml:space="preserve"> </w:t>
        </w:r>
      </w:ins>
    </w:p>
    <w:p w14:paraId="28E3D2A7" w14:textId="77777777" w:rsidR="00FB0F4C" w:rsidRDefault="00FB0F4C" w:rsidP="00FB0F4C">
      <w:pPr>
        <w:ind w:left="432"/>
        <w:rPr>
          <w:ins w:id="271" w:author="Arun S P" w:date="2019-04-22T12:56:00Z"/>
          <w:b/>
        </w:rPr>
      </w:pPr>
      <w:ins w:id="272" w:author="Arun S P" w:date="2019-04-22T12:56:00Z">
        <w:r w:rsidRPr="00FB0F4C">
          <w:rPr>
            <w:b/>
          </w:rPr>
          <w:t>Template:</w:t>
        </w:r>
      </w:ins>
    </w:p>
    <w:p w14:paraId="0063CE01" w14:textId="7462F58C" w:rsidR="00FB0F4C" w:rsidRPr="00FB0F4C" w:rsidRDefault="001C5EB3" w:rsidP="00FB0F4C">
      <w:pPr>
        <w:ind w:left="432"/>
        <w:rPr>
          <w:ins w:id="273" w:author="Arun S P" w:date="2019-04-22T12:56:00Z"/>
          <w:b/>
        </w:rPr>
      </w:pPr>
      <w:ins w:id="274" w:author="Arun S P" w:date="2019-04-22T12:57:00Z">
        <w:r>
          <w:t>OPERATOR_ID|OPERATOR_NAME|OPR_</w:t>
        </w:r>
      </w:ins>
      <w:ins w:id="275" w:author="Arun S P" w:date="2019-04-22T12:56:00Z">
        <w:r w:rsidR="00FB0F4C">
          <w:t>ORG_CODE|</w:t>
        </w:r>
      </w:ins>
      <w:ins w:id="276" w:author="Arun S P" w:date="2019-04-22T12:58:00Z">
        <w:r>
          <w:t>OPR_</w:t>
        </w:r>
      </w:ins>
      <w:ins w:id="277" w:author="Arun S P" w:date="2019-04-22T12:56:00Z">
        <w:r w:rsidR="00FB0F4C">
          <w:t>ORG_NAME|TRANSACTION_DATE|TRANSACTION_ID|</w:t>
        </w:r>
        <w:r w:rsidR="00FB0F4C" w:rsidDel="007A5FAE">
          <w:t xml:space="preserve"> </w:t>
        </w:r>
      </w:ins>
      <w:ins w:id="278" w:author="Arun S P" w:date="2019-04-22T12:57:00Z">
        <w:r>
          <w:t>REC_ORG_CODE|REC_ORG_NAME</w:t>
        </w:r>
      </w:ins>
      <w:ins w:id="279" w:author="Arun S P" w:date="2019-04-22T12:58:00Z">
        <w:r>
          <w:t>|TRANSAFERED_BALANCE|STATUS</w:t>
        </w:r>
      </w:ins>
    </w:p>
    <w:p w14:paraId="5FF5AA51" w14:textId="7421A3DF" w:rsidR="00A40414" w:rsidDel="00A40414" w:rsidRDefault="001C5EB3" w:rsidP="001C5EB3">
      <w:pPr>
        <w:ind w:left="426"/>
        <w:rPr>
          <w:ins w:id="280" w:author="gugun wasp" w:date="2019-04-16T15:36:00Z"/>
          <w:del w:id="281" w:author="Arun S P" w:date="2019-04-22T12:33:00Z"/>
        </w:rPr>
      </w:pPr>
      <w:ins w:id="282" w:author="Arun S P" w:date="2019-04-22T12:58:00Z">
        <w:r>
          <w:t>YU3536|Xiomi|</w:t>
        </w:r>
      </w:ins>
      <w:ins w:id="283" w:author="Arun S P" w:date="2019-04-22T12:56:00Z">
        <w:r w:rsidR="00FB0F4C">
          <w:t>H2H2632|TestOrg|</w:t>
        </w:r>
      </w:ins>
      <w:ins w:id="284" w:author="Arun S P" w:date="2019-04-22T12:58:00Z">
        <w:r>
          <w:t>2019-04-22</w:t>
        </w:r>
      </w:ins>
      <w:ins w:id="285" w:author="Arun S P" w:date="2019-04-22T13:00:00Z">
        <w:r>
          <w:t xml:space="preserve"> </w:t>
        </w:r>
      </w:ins>
      <w:ins w:id="286" w:author="Arun S P" w:date="2019-04-22T12:58:00Z">
        <w:r>
          <w:t>11:33:40</w:t>
        </w:r>
      </w:ins>
      <w:ins w:id="287" w:author="Arun S P" w:date="2019-04-22T12:56:00Z">
        <w:r w:rsidR="00FB0F4C">
          <w:t>|</w:t>
        </w:r>
      </w:ins>
      <w:ins w:id="288" w:author="Arun S P" w:date="2019-04-22T12:59:00Z">
        <w:r>
          <w:t>43468734</w:t>
        </w:r>
      </w:ins>
      <w:ins w:id="289" w:author="Arun S P" w:date="2019-04-22T12:56:00Z">
        <w:r w:rsidR="00FB0F4C">
          <w:t>|</w:t>
        </w:r>
      </w:ins>
      <w:ins w:id="290" w:author="Arun S P" w:date="2019-04-22T12:59:00Z">
        <w:r>
          <w:t>TY</w:t>
        </w:r>
      </w:ins>
      <w:ins w:id="291" w:author="Arun S P" w:date="2019-04-22T12:56:00Z">
        <w:r w:rsidR="00FB0F4C">
          <w:t>V536|</w:t>
        </w:r>
      </w:ins>
      <w:ins w:id="292" w:author="Arun S P" w:date="2019-04-22T12:59:00Z">
        <w:r>
          <w:t>TestOutlet</w:t>
        </w:r>
      </w:ins>
      <w:ins w:id="293" w:author="Arun S P" w:date="2019-04-22T13:00:00Z">
        <w:r>
          <w:t>|</w:t>
        </w:r>
      </w:ins>
      <w:ins w:id="294" w:author="Arun S P" w:date="2019-04-22T12:56:00Z">
        <w:r>
          <w:t>5000</w:t>
        </w:r>
      </w:ins>
      <w:ins w:id="295" w:author="Arun S P" w:date="2019-04-22T12:59:00Z">
        <w:r>
          <w:t>0000</w:t>
        </w:r>
      </w:ins>
      <w:ins w:id="296" w:author="Arun S P" w:date="2019-04-22T12:56:00Z">
        <w:r w:rsidR="00FB0F4C">
          <w:t>|</w:t>
        </w:r>
      </w:ins>
      <w:ins w:id="297" w:author="Arun S P" w:date="2019-04-22T12:59:00Z">
        <w:r>
          <w:t>Completed</w:t>
        </w:r>
      </w:ins>
    </w:p>
    <w:p w14:paraId="2F21AB27" w14:textId="4998A523" w:rsidR="00EE140C" w:rsidDel="001C5EB3" w:rsidRDefault="00EE140C" w:rsidP="00A40414">
      <w:pPr>
        <w:ind w:left="0"/>
        <w:rPr>
          <w:ins w:id="298" w:author="gugun wasp" w:date="2019-04-16T15:29:00Z"/>
          <w:del w:id="299" w:author="Arun S P" w:date="2019-04-22T13:00:00Z"/>
        </w:rPr>
      </w:pPr>
    </w:p>
    <w:p w14:paraId="08C80DF9" w14:textId="2C33583C" w:rsidR="00F91D4A" w:rsidRDefault="00F91D4A" w:rsidP="001C5EB3">
      <w:pPr>
        <w:ind w:left="0"/>
        <w:rPr>
          <w:ins w:id="300" w:author="Arun S P" w:date="2019-03-25T12:01:00Z"/>
        </w:rPr>
      </w:pPr>
      <w:ins w:id="301" w:author="Arun S P" w:date="2019-03-25T12:01:00Z">
        <w:r>
          <w:t>MOBII Mobile:</w:t>
        </w:r>
      </w:ins>
    </w:p>
    <w:p w14:paraId="0F9194E4" w14:textId="46A66716" w:rsidR="00CC0625" w:rsidRDefault="00F91D4A" w:rsidP="00384E56">
      <w:pPr>
        <w:pStyle w:val="ListParagraph"/>
        <w:numPr>
          <w:ilvl w:val="0"/>
          <w:numId w:val="33"/>
        </w:numPr>
        <w:rPr>
          <w:ins w:id="302" w:author="Arun S P" w:date="2019-03-25T14:28:00Z"/>
        </w:rPr>
      </w:pPr>
      <w:ins w:id="303" w:author="Arun S P" w:date="2019-03-25T12:01:00Z">
        <w:r>
          <w:t xml:space="preserve">New </w:t>
        </w:r>
      </w:ins>
      <w:ins w:id="304" w:author="Arun S P" w:date="2019-03-25T12:12:00Z">
        <w:r w:rsidR="007C5201">
          <w:t>default</w:t>
        </w:r>
      </w:ins>
      <w:ins w:id="305" w:author="Arun S P" w:date="2019-03-25T12:01:00Z">
        <w:r>
          <w:t xml:space="preserve"> activity as “Balance Transfer” shall be introduced, using which canvasser </w:t>
        </w:r>
      </w:ins>
      <w:ins w:id="306" w:author="Arun S P" w:date="2019-03-25T14:26:00Z">
        <w:r w:rsidR="00CC0625">
          <w:t xml:space="preserve">shall be able to view MOBO balance of the </w:t>
        </w:r>
      </w:ins>
      <w:ins w:id="307" w:author="Arun S P" w:date="2019-03-25T14:27:00Z">
        <w:r w:rsidR="00CC0625">
          <w:t>canvasser and initiate MOBO balance transfer to the selected outlet.</w:t>
        </w:r>
      </w:ins>
    </w:p>
    <w:p w14:paraId="7FFAFB67" w14:textId="01D03A32" w:rsidR="00CC0625" w:rsidRDefault="001C5EB3" w:rsidP="00384E56">
      <w:pPr>
        <w:pStyle w:val="ListParagraph"/>
        <w:numPr>
          <w:ilvl w:val="0"/>
          <w:numId w:val="33"/>
        </w:numPr>
        <w:rPr>
          <w:ins w:id="308" w:author="Arun S P" w:date="2019-03-25T14:26:00Z"/>
        </w:rPr>
      </w:pPr>
      <w:ins w:id="309" w:author="Arun S P" w:date="2019-04-22T13:02:00Z">
        <w:r>
          <w:t>User shall have option to capture the PIN and amount to be transferred</w:t>
        </w:r>
      </w:ins>
      <w:ins w:id="310" w:author="Arun S P" w:date="2019-03-25T14:28:00Z">
        <w:r w:rsidR="00CC0625">
          <w:t>.</w:t>
        </w:r>
      </w:ins>
      <w:ins w:id="311" w:author="Arun S P" w:date="2019-04-22T13:02:00Z">
        <w:r>
          <w:t xml:space="preserve"> Once submitted the transaction shall be initiated to MOBO via online API.</w:t>
        </w:r>
      </w:ins>
    </w:p>
    <w:p w14:paraId="63F05129" w14:textId="7639E13F" w:rsidR="00F91D4A" w:rsidRDefault="00741CED" w:rsidP="00384E56">
      <w:pPr>
        <w:pStyle w:val="ListParagraph"/>
        <w:numPr>
          <w:ilvl w:val="0"/>
          <w:numId w:val="33"/>
        </w:numPr>
        <w:rPr>
          <w:ins w:id="312" w:author="Arun S P" w:date="2019-03-25T14:30:00Z"/>
        </w:rPr>
      </w:pPr>
      <w:ins w:id="313" w:author="Arun S P" w:date="2019-03-25T14:29:00Z">
        <w:r>
          <w:t xml:space="preserve">Balance transfer activity shall be available from journey plan and </w:t>
        </w:r>
      </w:ins>
      <w:ins w:id="314" w:author="Arun S P" w:date="2019-03-25T14:30:00Z">
        <w:r>
          <w:t>hierarchy</w:t>
        </w:r>
      </w:ins>
      <w:ins w:id="315" w:author="Arun S P" w:date="2019-03-25T14:29:00Z">
        <w:r>
          <w:t>.</w:t>
        </w:r>
      </w:ins>
    </w:p>
    <w:p w14:paraId="25831A29" w14:textId="39AFB416" w:rsidR="00741CED" w:rsidRDefault="00741CED" w:rsidP="00384E56">
      <w:pPr>
        <w:pStyle w:val="ListParagraph"/>
        <w:numPr>
          <w:ilvl w:val="0"/>
          <w:numId w:val="33"/>
        </w:numPr>
        <w:rPr>
          <w:ins w:id="316" w:author="Arun S P" w:date="2019-04-22T13:02:00Z"/>
        </w:rPr>
      </w:pPr>
      <w:ins w:id="317" w:author="Arun S P" w:date="2019-03-25T14:30:00Z">
        <w:r>
          <w:t xml:space="preserve">Once transfer initiated, MOBII shall call MOBO API to perform balance transfer internally and display the response from MOBO </w:t>
        </w:r>
      </w:ins>
      <w:ins w:id="318" w:author="Arun S P" w:date="2019-03-25T14:31:00Z">
        <w:r>
          <w:t>transfer</w:t>
        </w:r>
      </w:ins>
      <w:ins w:id="319" w:author="Arun S P" w:date="2019-03-25T14:30:00Z">
        <w:r>
          <w:t xml:space="preserve"> </w:t>
        </w:r>
      </w:ins>
      <w:ins w:id="320" w:author="Arun S P" w:date="2019-03-25T14:31:00Z">
        <w:r>
          <w:t>API</w:t>
        </w:r>
      </w:ins>
      <w:ins w:id="321" w:author="Arun S P" w:date="2019-03-25T14:32:00Z">
        <w:r>
          <w:t xml:space="preserve"> on the transfer screen.</w:t>
        </w:r>
      </w:ins>
    </w:p>
    <w:p w14:paraId="2C55467D" w14:textId="073B0585" w:rsidR="001C5EB3" w:rsidRDefault="001C5EB3" w:rsidP="00384E56">
      <w:pPr>
        <w:pStyle w:val="ListParagraph"/>
        <w:numPr>
          <w:ilvl w:val="0"/>
          <w:numId w:val="33"/>
        </w:numPr>
        <w:rPr>
          <w:ins w:id="322" w:author="gugun wasp" w:date="2019-04-16T15:41:00Z"/>
        </w:rPr>
      </w:pPr>
      <w:ins w:id="323" w:author="Arun S P" w:date="2019-04-22T13:02:00Z">
        <w:r>
          <w:t>User shall view the transaction status from view transaction</w:t>
        </w:r>
      </w:ins>
      <w:ins w:id="324" w:author="Arun S P" w:date="2019-04-22T13:03:00Z">
        <w:r>
          <w:t>s</w:t>
        </w:r>
      </w:ins>
      <w:ins w:id="325" w:author="Arun S P" w:date="2019-04-22T13:02:00Z">
        <w:r>
          <w:t xml:space="preserve"> screen.</w:t>
        </w:r>
      </w:ins>
    </w:p>
    <w:p w14:paraId="249C7D52" w14:textId="03B49059" w:rsidR="00EE140C" w:rsidRDefault="00EE140C" w:rsidP="00EE140C">
      <w:pPr>
        <w:ind w:left="432"/>
        <w:rPr>
          <w:ins w:id="326" w:author="Arun S P" w:date="2019-03-25T14:31:00Z"/>
        </w:rPr>
      </w:pPr>
      <w:ins w:id="327" w:author="gugun wasp" w:date="2019-04-16T15:41:00Z">
        <w:del w:id="328" w:author="Arun S P" w:date="2019-04-22T13:03:00Z">
          <w:r w:rsidRPr="00973B96" w:rsidDel="001C5EB3">
            <w:rPr>
              <w:highlight w:val="green"/>
            </w:rPr>
            <w:delText>Report</w:delText>
          </w:r>
        </w:del>
      </w:ins>
      <w:ins w:id="329" w:author="gugun wasp" w:date="2019-04-16T15:42:00Z">
        <w:del w:id="330" w:author="Arun S P" w:date="2019-04-22T13:03:00Z">
          <w:r w:rsidRPr="00973B96" w:rsidDel="001C5EB3">
            <w:rPr>
              <w:highlight w:val="green"/>
            </w:rPr>
            <w:delText xml:space="preserve"> transaction need to be provided in Mobii Mobile </w:delText>
          </w:r>
          <w:commentRangeStart w:id="331"/>
          <w:r w:rsidRPr="00973B96" w:rsidDel="001C5EB3">
            <w:rPr>
              <w:highlight w:val="green"/>
            </w:rPr>
            <w:delText>app</w:delText>
          </w:r>
        </w:del>
      </w:ins>
      <w:commentRangeEnd w:id="331"/>
      <w:ins w:id="332" w:author="gugun wasp" w:date="2019-04-16T16:25:00Z">
        <w:del w:id="333" w:author="Arun S P" w:date="2019-04-22T13:03:00Z">
          <w:r w:rsidR="00973B96" w:rsidDel="001C5EB3">
            <w:rPr>
              <w:rStyle w:val="CommentReference"/>
            </w:rPr>
            <w:commentReference w:id="331"/>
          </w:r>
        </w:del>
      </w:ins>
    </w:p>
    <w:p w14:paraId="194082BD" w14:textId="1418B709" w:rsidR="007C5201" w:rsidDel="001C5EB3" w:rsidRDefault="007C5201" w:rsidP="001C5EB3">
      <w:pPr>
        <w:rPr>
          <w:ins w:id="334" w:author="gugun wasp" w:date="2019-04-16T15:43:00Z"/>
          <w:del w:id="335" w:author="Arun S P" w:date="2019-04-22T13:03:00Z"/>
        </w:rPr>
      </w:pPr>
    </w:p>
    <w:p w14:paraId="2816FB9D" w14:textId="77777777" w:rsidR="001C5EB3" w:rsidRDefault="000555FB" w:rsidP="009D0AD0">
      <w:pPr>
        <w:rPr>
          <w:ins w:id="336" w:author="Arun S P" w:date="2019-04-22T13:04:00Z"/>
        </w:rPr>
      </w:pPr>
      <w:ins w:id="337" w:author="gugun wasp" w:date="2019-04-16T15:43:00Z">
        <w:del w:id="338" w:author="Arun S P" w:date="2019-04-22T13:03:00Z">
          <w:r w:rsidRPr="00973B96" w:rsidDel="001C5EB3">
            <w:rPr>
              <w:highlight w:val="green"/>
            </w:rPr>
            <w:delText>Updated will be maintain on report</w:delText>
          </w:r>
        </w:del>
      </w:ins>
    </w:p>
    <w:p w14:paraId="69FADD10" w14:textId="14BF6B63" w:rsidR="007C5201" w:rsidRDefault="007C5201" w:rsidP="009D0AD0">
      <w:pPr>
        <w:rPr>
          <w:ins w:id="339" w:author="Arun S P" w:date="2019-03-25T12:15:00Z"/>
        </w:rPr>
      </w:pPr>
      <w:ins w:id="340" w:author="Arun S P" w:date="2019-03-25T12:15:00Z">
        <w:r>
          <w:t>MOBII Interface:</w:t>
        </w:r>
      </w:ins>
    </w:p>
    <w:p w14:paraId="49F64EFE" w14:textId="4077DAA2" w:rsidR="00497842" w:rsidRPr="009D0AD0" w:rsidRDefault="00497842" w:rsidP="00384E56">
      <w:pPr>
        <w:pStyle w:val="ListParagraph"/>
        <w:numPr>
          <w:ilvl w:val="0"/>
          <w:numId w:val="34"/>
        </w:numPr>
        <w:rPr>
          <w:ins w:id="341" w:author="Arun S P" w:date="2019-03-21T15:31:00Z"/>
        </w:rPr>
      </w:pPr>
      <w:ins w:id="342" w:author="Arun S P" w:date="2019-03-25T12:28:00Z">
        <w:r>
          <w:t>Interface shall maintain the API cal</w:t>
        </w:r>
        <w:r w:rsidR="00741CED">
          <w:t xml:space="preserve">l history for the </w:t>
        </w:r>
      </w:ins>
      <w:ins w:id="343" w:author="Arun S P" w:date="2019-03-25T14:34:00Z">
        <w:r w:rsidR="00741CED">
          <w:t>period of 60 days</w:t>
        </w:r>
      </w:ins>
    </w:p>
    <w:p w14:paraId="1A3017C1" w14:textId="169B5C8C" w:rsidR="009D0AD0" w:rsidRDefault="009D0AD0" w:rsidP="009D0AD0">
      <w:pPr>
        <w:pStyle w:val="Heading2"/>
      </w:pPr>
      <w:bookmarkStart w:id="344" w:name="_Toc5708588"/>
      <w:r w:rsidRPr="009D0AD0">
        <w:lastRenderedPageBreak/>
        <w:t>Specifics of the technical environment</w:t>
      </w:r>
      <w:bookmarkEnd w:id="344"/>
    </w:p>
    <w:p w14:paraId="613A305D" w14:textId="4FA5C57B" w:rsidR="009D0AD0" w:rsidRPr="009D0AD0" w:rsidRDefault="009D0AD0" w:rsidP="009D0AD0">
      <w:r>
        <w:t>Describe the environment changes</w:t>
      </w:r>
      <w:r w:rsidR="002C7A6B">
        <w:t>, if any</w:t>
      </w:r>
    </w:p>
    <w:p w14:paraId="70F279AC" w14:textId="4AEE871B" w:rsidR="009D0AD0" w:rsidRDefault="009D0AD0" w:rsidP="009D0AD0">
      <w:pPr>
        <w:pStyle w:val="Heading2"/>
        <w:rPr>
          <w:ins w:id="345" w:author="gugun wasp" w:date="2019-04-09T12:53:00Z"/>
        </w:rPr>
      </w:pPr>
      <w:bookmarkStart w:id="346" w:name="_Toc5708589"/>
      <w:r w:rsidRPr="009D0AD0">
        <w:t>Data requirements</w:t>
      </w:r>
      <w:bookmarkEnd w:id="346"/>
    </w:p>
    <w:bookmarkStart w:id="347" w:name="_MON_1616319926"/>
    <w:bookmarkEnd w:id="347"/>
    <w:p w14:paraId="3BC1F18C" w14:textId="27D71BB5" w:rsidR="00670819" w:rsidRDefault="00670819" w:rsidP="00670819">
      <w:pPr>
        <w:rPr>
          <w:ins w:id="348" w:author="gugun wasp" w:date="2019-04-09T13:17:00Z"/>
        </w:rPr>
      </w:pPr>
      <w:ins w:id="349" w:author="gugun wasp" w:date="2019-04-09T12:58:00Z">
        <w:r>
          <w:object w:dxaOrig="1508" w:dyaOrig="982" w14:anchorId="7B9ED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15" o:title=""/>
            </v:shape>
            <o:OLEObject Type="Embed" ProgID="Word.Document.12" ShapeID="_x0000_i1025" DrawAspect="Icon" ObjectID="_1617445584" r:id="rId16">
              <o:FieldCodes>\s</o:FieldCodes>
            </o:OLEObject>
          </w:object>
        </w:r>
      </w:ins>
    </w:p>
    <w:p w14:paraId="024EB5DD" w14:textId="20A3A139" w:rsidR="00D80FCC" w:rsidRPr="00670819" w:rsidRDefault="00D80FCC" w:rsidP="00670819">
      <w:ins w:id="350" w:author="gugun wasp" w:date="2019-04-09T13:17:00Z">
        <w:r>
          <w:rPr>
            <w:kern w:val="0"/>
            <w14:ligatures w14:val="none"/>
          </w:rPr>
          <w:t>SALDOMOBO IDD Document for reference.</w:t>
        </w:r>
      </w:ins>
    </w:p>
    <w:p w14:paraId="2E51D2A0" w14:textId="3E04EB72" w:rsidR="009D0AD0" w:rsidDel="00E66FAE" w:rsidRDefault="009D0AD0" w:rsidP="009D0AD0">
      <w:pPr>
        <w:rPr>
          <w:del w:id="351" w:author="Arun S P" w:date="2019-03-25T12:24:00Z"/>
        </w:rPr>
      </w:pPr>
      <w:del w:id="352" w:author="Arun S P" w:date="2019-03-25T12:24:00Z">
        <w:r w:rsidDel="00E66FAE">
          <w:delText>Describe the data requirements, if any</w:delText>
        </w:r>
      </w:del>
    </w:p>
    <w:p w14:paraId="3B04681F" w14:textId="713556B9" w:rsidR="009D0AD0" w:rsidRDefault="009D0AD0" w:rsidP="009D0AD0">
      <w:pPr>
        <w:pStyle w:val="Heading2"/>
      </w:pPr>
      <w:bookmarkStart w:id="353" w:name="_Toc5708590"/>
      <w:r w:rsidRPr="009D0AD0">
        <w:t>External interfaces</w:t>
      </w:r>
      <w:bookmarkEnd w:id="353"/>
    </w:p>
    <w:p w14:paraId="264CDBD6" w14:textId="4AC40C55" w:rsidR="009D0AD0" w:rsidDel="00F70FC1" w:rsidRDefault="009D0AD0" w:rsidP="009D0AD0">
      <w:pPr>
        <w:rPr>
          <w:del w:id="354" w:author="Arun S P" w:date="2019-03-25T12:21:00Z"/>
        </w:rPr>
      </w:pPr>
      <w:del w:id="355" w:author="Arun S P" w:date="2019-03-25T12:21:00Z">
        <w:r w:rsidDel="00F70FC1">
          <w:delText>Describe the need from external interfaces, if any</w:delText>
        </w:r>
      </w:del>
    </w:p>
    <w:p w14:paraId="00EA2792" w14:textId="77777777" w:rsidR="00670819" w:rsidRPr="00970749" w:rsidRDefault="00670819" w:rsidP="00670819">
      <w:pPr>
        <w:ind w:left="0"/>
        <w:rPr>
          <w:ins w:id="356" w:author="gugun wasp" w:date="2019-04-09T13:02:00Z"/>
          <w:b/>
        </w:rPr>
      </w:pPr>
      <w:bookmarkStart w:id="357" w:name="_Hlk5707345"/>
      <w:ins w:id="358" w:author="gugun wasp" w:date="2019-04-09T13:02:00Z">
        <w:r w:rsidRPr="00970749">
          <w:rPr>
            <w:b/>
          </w:rPr>
          <w:t>Query Balance API</w:t>
        </w:r>
      </w:ins>
    </w:p>
    <w:p w14:paraId="31FCCBA8" w14:textId="77777777" w:rsidR="00670819" w:rsidRDefault="00670819" w:rsidP="00670819">
      <w:pPr>
        <w:ind w:left="720"/>
        <w:rPr>
          <w:ins w:id="359" w:author="gugun wasp" w:date="2019-04-09T13:02:00Z"/>
        </w:rPr>
      </w:pPr>
      <w:ins w:id="360" w:author="gugun wasp" w:date="2019-04-09T13:02:00Z">
        <w:r>
          <w:t>Source : Saldomobo</w:t>
        </w:r>
      </w:ins>
    </w:p>
    <w:p w14:paraId="4A1DA7AD" w14:textId="77777777" w:rsidR="00670819" w:rsidRDefault="00670819" w:rsidP="00670819">
      <w:pPr>
        <w:ind w:left="720"/>
        <w:rPr>
          <w:ins w:id="361" w:author="gugun wasp" w:date="2019-04-09T13:02:00Z"/>
        </w:rPr>
      </w:pPr>
      <w:ins w:id="362" w:author="gugun wasp" w:date="2019-04-09T13:02:00Z">
        <w:r>
          <w:t>Type: Online API</w:t>
        </w:r>
      </w:ins>
    </w:p>
    <w:p w14:paraId="6EB66D4D" w14:textId="77777777" w:rsidR="00670819" w:rsidRDefault="00670819" w:rsidP="00670819">
      <w:pPr>
        <w:ind w:left="720"/>
        <w:rPr>
          <w:ins w:id="363" w:author="gugun wasp" w:date="2019-04-09T13:02:00Z"/>
          <w:b/>
        </w:rPr>
      </w:pPr>
      <w:ins w:id="364" w:author="gugun wasp" w:date="2019-04-09T13:02:00Z">
        <w:r>
          <w:rPr>
            <w:b/>
          </w:rPr>
          <w:t>Purpose</w:t>
        </w:r>
      </w:ins>
    </w:p>
    <w:p w14:paraId="678C1636" w14:textId="77777777" w:rsidR="00670819" w:rsidRDefault="00670819" w:rsidP="00670819">
      <w:pPr>
        <w:ind w:left="720"/>
        <w:rPr>
          <w:ins w:id="365" w:author="gugun wasp" w:date="2019-04-09T13:02:00Z"/>
        </w:rPr>
      </w:pPr>
      <w:ins w:id="366" w:author="gugun wasp" w:date="2019-04-09T13:02:00Z">
        <w:r>
          <w:t>Using this online API, MOBII shall query for canvasser’s available balance for transfer using organization code.</w:t>
        </w:r>
      </w:ins>
    </w:p>
    <w:p w14:paraId="043CFD8C" w14:textId="77777777" w:rsidR="00670819" w:rsidRDefault="00670819" w:rsidP="00670819">
      <w:pPr>
        <w:ind w:left="720"/>
        <w:rPr>
          <w:ins w:id="367" w:author="gugun wasp" w:date="2019-04-09T13:02:00Z"/>
          <w:rFonts w:cstheme="minorHAnsi"/>
          <w:b/>
        </w:rPr>
      </w:pPr>
      <w:ins w:id="368" w:author="gugun wasp" w:date="2019-04-09T13:02:00Z">
        <w:r>
          <w:rPr>
            <w:rFonts w:cstheme="minorHAnsi"/>
            <w:b/>
          </w:rPr>
          <w:t>Request Parameter Specification</w:t>
        </w:r>
      </w:ins>
    </w:p>
    <w:tbl>
      <w:tblPr>
        <w:tblW w:w="9645" w:type="dxa"/>
        <w:tblInd w:w="8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6"/>
        <w:gridCol w:w="145"/>
        <w:gridCol w:w="992"/>
        <w:gridCol w:w="1420"/>
        <w:gridCol w:w="2411"/>
        <w:gridCol w:w="3121"/>
      </w:tblGrid>
      <w:tr w:rsidR="00670819" w14:paraId="1376B42F" w14:textId="77777777" w:rsidTr="00FE0843">
        <w:trPr>
          <w:tblHeader/>
          <w:ins w:id="369" w:author="gugun wasp" w:date="2019-04-09T13:02:00Z"/>
        </w:trPr>
        <w:tc>
          <w:tcPr>
            <w:tcW w:w="5000" w:type="pct"/>
            <w:gridSpan w:val="6"/>
            <w:tcBorders>
              <w:top w:val="single" w:sz="6" w:space="0" w:color="000000"/>
              <w:left w:val="single" w:sz="6" w:space="0" w:color="auto"/>
              <w:bottom w:val="single" w:sz="6" w:space="0" w:color="000000"/>
              <w:right w:val="single" w:sz="6" w:space="0" w:color="000000"/>
            </w:tcBorders>
            <w:shd w:val="clear" w:color="auto" w:fill="D9D9D9"/>
            <w:hideMark/>
          </w:tcPr>
          <w:bookmarkEnd w:id="357"/>
          <w:p w14:paraId="32D794DD" w14:textId="77777777" w:rsidR="00670819" w:rsidRDefault="00670819" w:rsidP="00FE0843">
            <w:pPr>
              <w:pStyle w:val="TableHeading"/>
              <w:rPr>
                <w:ins w:id="370" w:author="gugun wasp" w:date="2019-04-09T13:02:00Z"/>
                <w:rFonts w:asciiTheme="minorHAnsi" w:hAnsiTheme="minorHAnsi" w:cstheme="minorHAnsi"/>
                <w:sz w:val="22"/>
                <w:szCs w:val="22"/>
                <w:lang w:eastAsia="zh-CN"/>
              </w:rPr>
            </w:pPr>
            <w:ins w:id="371" w:author="gugun wasp" w:date="2019-04-09T13:02:00Z">
              <w:r>
                <w:rPr>
                  <w:rFonts w:asciiTheme="minorHAnsi" w:hAnsiTheme="minorHAnsi" w:cstheme="minorHAnsi"/>
                  <w:sz w:val="22"/>
                  <w:szCs w:val="22"/>
                </w:rPr>
                <w:t>Common field specification</w:t>
              </w:r>
            </w:ins>
          </w:p>
        </w:tc>
      </w:tr>
      <w:tr w:rsidR="00670819" w14:paraId="2B3EB2BC" w14:textId="77777777" w:rsidTr="00FE0843">
        <w:trPr>
          <w:ins w:id="372" w:author="gugun wasp" w:date="2019-04-09T13:02:00Z"/>
        </w:trPr>
        <w:tc>
          <w:tcPr>
            <w:tcW w:w="882" w:type="pct"/>
            <w:gridSpan w:val="2"/>
            <w:tcBorders>
              <w:top w:val="single" w:sz="6" w:space="0" w:color="000000"/>
              <w:left w:val="single" w:sz="6" w:space="0" w:color="000000"/>
              <w:bottom w:val="single" w:sz="6" w:space="0" w:color="000000"/>
              <w:right w:val="single" w:sz="6" w:space="0" w:color="000000"/>
            </w:tcBorders>
            <w:hideMark/>
          </w:tcPr>
          <w:p w14:paraId="4BEB3701" w14:textId="77777777" w:rsidR="00670819" w:rsidRDefault="00670819" w:rsidP="00FE0843">
            <w:pPr>
              <w:pStyle w:val="TableText0"/>
              <w:rPr>
                <w:ins w:id="373" w:author="gugun wasp" w:date="2019-04-09T13:02:00Z"/>
                <w:rFonts w:asciiTheme="minorHAnsi" w:hAnsiTheme="minorHAnsi" w:cstheme="minorHAnsi"/>
                <w:sz w:val="22"/>
                <w:szCs w:val="22"/>
                <w:lang w:eastAsia="zh-CN"/>
              </w:rPr>
            </w:pPr>
            <w:ins w:id="374" w:author="gugun wasp" w:date="2019-04-09T13:02:00Z">
              <w:r>
                <w:rPr>
                  <w:rFonts w:asciiTheme="minorHAnsi" w:hAnsiTheme="minorHAnsi" w:cstheme="minorHAnsi"/>
                  <w:b/>
                  <w:sz w:val="22"/>
                  <w:szCs w:val="22"/>
                </w:rPr>
                <w:t>Command ID</w:t>
              </w:r>
            </w:ins>
          </w:p>
        </w:tc>
        <w:tc>
          <w:tcPr>
            <w:tcW w:w="4118" w:type="pct"/>
            <w:gridSpan w:val="4"/>
            <w:tcBorders>
              <w:top w:val="single" w:sz="6" w:space="0" w:color="000000"/>
              <w:left w:val="single" w:sz="6" w:space="0" w:color="000000"/>
              <w:bottom w:val="single" w:sz="6" w:space="0" w:color="000000"/>
              <w:right w:val="single" w:sz="6" w:space="0" w:color="000000"/>
            </w:tcBorders>
            <w:hideMark/>
          </w:tcPr>
          <w:p w14:paraId="19AA0997" w14:textId="77777777" w:rsidR="00670819" w:rsidRDefault="00670819" w:rsidP="00FE0843">
            <w:pPr>
              <w:pStyle w:val="TableText0"/>
              <w:rPr>
                <w:ins w:id="375" w:author="gugun wasp" w:date="2019-04-09T13:02:00Z"/>
                <w:rFonts w:asciiTheme="minorHAnsi" w:hAnsiTheme="minorHAnsi" w:cstheme="minorHAnsi"/>
                <w:sz w:val="22"/>
                <w:szCs w:val="22"/>
                <w:lang w:eastAsia="zh-CN"/>
              </w:rPr>
            </w:pPr>
            <w:ins w:id="376" w:author="gugun wasp" w:date="2019-04-09T13:02:00Z">
              <w:r>
                <w:rPr>
                  <w:rFonts w:asciiTheme="minorHAnsi" w:hAnsiTheme="minorHAnsi" w:cstheme="minorHAnsi"/>
                  <w:sz w:val="22"/>
                  <w:szCs w:val="22"/>
                </w:rPr>
                <w:t>QueryOrganizationBalance</w:t>
              </w:r>
            </w:ins>
          </w:p>
        </w:tc>
      </w:tr>
      <w:tr w:rsidR="00670819" w14:paraId="0B1AEDFC" w14:textId="77777777" w:rsidTr="00FE0843">
        <w:trPr>
          <w:ins w:id="377" w:author="gugun wasp" w:date="2019-04-09T13:02:00Z"/>
        </w:trPr>
        <w:tc>
          <w:tcPr>
            <w:tcW w:w="882" w:type="pct"/>
            <w:gridSpan w:val="2"/>
            <w:tcBorders>
              <w:top w:val="single" w:sz="6" w:space="0" w:color="000000"/>
              <w:left w:val="single" w:sz="6" w:space="0" w:color="000000"/>
              <w:bottom w:val="single" w:sz="6" w:space="0" w:color="000000"/>
              <w:right w:val="single" w:sz="6" w:space="0" w:color="000000"/>
            </w:tcBorders>
            <w:hideMark/>
          </w:tcPr>
          <w:p w14:paraId="1F5B97B6" w14:textId="77777777" w:rsidR="00670819" w:rsidRDefault="00670819" w:rsidP="00FE0843">
            <w:pPr>
              <w:pStyle w:val="TableText0"/>
              <w:rPr>
                <w:ins w:id="378" w:author="gugun wasp" w:date="2019-04-09T13:02:00Z"/>
                <w:rFonts w:asciiTheme="minorHAnsi" w:hAnsiTheme="minorHAnsi" w:cstheme="minorHAnsi"/>
                <w:sz w:val="22"/>
                <w:szCs w:val="22"/>
                <w:lang w:eastAsia="zh-CN"/>
              </w:rPr>
            </w:pPr>
            <w:ins w:id="379" w:author="gugun wasp" w:date="2019-04-09T13:02:00Z">
              <w:r>
                <w:rPr>
                  <w:rFonts w:asciiTheme="minorHAnsi" w:hAnsiTheme="minorHAnsi" w:cstheme="minorHAnsi"/>
                  <w:b/>
                  <w:sz w:val="22"/>
                  <w:szCs w:val="22"/>
                </w:rPr>
                <w:t>Initiator</w:t>
              </w:r>
            </w:ins>
          </w:p>
        </w:tc>
        <w:tc>
          <w:tcPr>
            <w:tcW w:w="4118" w:type="pct"/>
            <w:gridSpan w:val="4"/>
            <w:tcBorders>
              <w:top w:val="single" w:sz="6" w:space="0" w:color="000000"/>
              <w:left w:val="single" w:sz="6" w:space="0" w:color="000000"/>
              <w:bottom w:val="single" w:sz="6" w:space="0" w:color="000000"/>
              <w:right w:val="single" w:sz="6" w:space="0" w:color="000000"/>
            </w:tcBorders>
            <w:hideMark/>
          </w:tcPr>
          <w:p w14:paraId="17D7EA8D" w14:textId="77777777" w:rsidR="00670819" w:rsidRDefault="00670819" w:rsidP="00670819">
            <w:pPr>
              <w:pStyle w:val="ItemListinTable"/>
              <w:widowControl w:val="0"/>
              <w:rPr>
                <w:ins w:id="380" w:author="gugun wasp" w:date="2019-04-09T13:02:00Z"/>
                <w:rFonts w:asciiTheme="minorHAnsi" w:hAnsiTheme="minorHAnsi" w:cstheme="minorHAnsi"/>
                <w:kern w:val="22"/>
                <w:sz w:val="22"/>
                <w:szCs w:val="22"/>
                <w14:ligatures w14:val="standard"/>
              </w:rPr>
            </w:pPr>
            <w:ins w:id="381" w:author="gugun wasp" w:date="2019-04-09T13:02:00Z">
              <w:r>
                <w:rPr>
                  <w:rFonts w:asciiTheme="minorHAnsi" w:hAnsiTheme="minorHAnsi" w:cstheme="minorHAnsi"/>
                  <w:kern w:val="22"/>
                  <w:sz w:val="22"/>
                  <w:szCs w:val="22"/>
                  <w14:ligatures w14:val="standard"/>
                </w:rPr>
                <w:t>Operator ID of an Organization Operator/PIN/ShortCode</w:t>
              </w:r>
            </w:ins>
          </w:p>
          <w:p w14:paraId="514DD6FF" w14:textId="77777777" w:rsidR="00670819" w:rsidRDefault="00670819" w:rsidP="00670819">
            <w:pPr>
              <w:pStyle w:val="ItemListinTable"/>
              <w:widowControl w:val="0"/>
              <w:rPr>
                <w:ins w:id="382" w:author="gugun wasp" w:date="2019-04-09T13:02:00Z"/>
                <w:rFonts w:asciiTheme="minorHAnsi" w:hAnsiTheme="minorHAnsi" w:cstheme="minorHAnsi"/>
                <w:kern w:val="22"/>
                <w:sz w:val="22"/>
                <w:szCs w:val="22"/>
                <w14:ligatures w14:val="standard"/>
              </w:rPr>
            </w:pPr>
            <w:ins w:id="383" w:author="gugun wasp" w:date="2019-04-09T13:02:00Z">
              <w:r>
                <w:rPr>
                  <w:rFonts w:asciiTheme="minorHAnsi" w:hAnsiTheme="minorHAnsi" w:cstheme="minorHAnsi"/>
                  <w:kern w:val="22"/>
                  <w:sz w:val="22"/>
                  <w:szCs w:val="22"/>
                  <w14:ligatures w14:val="standard"/>
                </w:rPr>
                <w:t>User Name of an Organization Operator/Password/ShortCode</w:t>
              </w:r>
            </w:ins>
          </w:p>
          <w:p w14:paraId="323DE22F" w14:textId="77777777" w:rsidR="00670819" w:rsidRDefault="00670819" w:rsidP="00670819">
            <w:pPr>
              <w:pStyle w:val="ItemListinTable"/>
              <w:widowControl w:val="0"/>
              <w:rPr>
                <w:ins w:id="384" w:author="gugun wasp" w:date="2019-04-09T13:02:00Z"/>
                <w:rFonts w:asciiTheme="minorHAnsi" w:hAnsiTheme="minorHAnsi" w:cstheme="minorHAnsi"/>
                <w:kern w:val="22"/>
                <w:sz w:val="22"/>
                <w:szCs w:val="22"/>
                <w14:ligatures w14:val="standard"/>
              </w:rPr>
            </w:pPr>
            <w:ins w:id="385" w:author="gugun wasp" w:date="2019-04-09T13:02:00Z">
              <w:r>
                <w:rPr>
                  <w:rFonts w:asciiTheme="minorHAnsi" w:hAnsiTheme="minorHAnsi" w:cstheme="minorHAnsi"/>
                  <w:kern w:val="22"/>
                  <w:sz w:val="22"/>
                  <w:szCs w:val="22"/>
                  <w14:ligatures w14:val="standard"/>
                </w:rPr>
                <w:t>User Name of an SP Operator/Password</w:t>
              </w:r>
            </w:ins>
          </w:p>
        </w:tc>
      </w:tr>
      <w:tr w:rsidR="00670819" w14:paraId="4E5A3858" w14:textId="77777777" w:rsidTr="00FE0843">
        <w:trPr>
          <w:ins w:id="386" w:author="gugun wasp" w:date="2019-04-09T13:02:00Z"/>
        </w:trPr>
        <w:tc>
          <w:tcPr>
            <w:tcW w:w="882" w:type="pct"/>
            <w:gridSpan w:val="2"/>
            <w:tcBorders>
              <w:top w:val="single" w:sz="6" w:space="0" w:color="000000"/>
              <w:left w:val="single" w:sz="6" w:space="0" w:color="000000"/>
              <w:bottom w:val="single" w:sz="6" w:space="0" w:color="000000"/>
              <w:right w:val="single" w:sz="6" w:space="0" w:color="000000"/>
            </w:tcBorders>
            <w:hideMark/>
          </w:tcPr>
          <w:p w14:paraId="232885E9" w14:textId="77777777" w:rsidR="00670819" w:rsidRDefault="00670819" w:rsidP="00FE0843">
            <w:pPr>
              <w:pStyle w:val="TableText0"/>
              <w:rPr>
                <w:ins w:id="387" w:author="gugun wasp" w:date="2019-04-09T13:02:00Z"/>
                <w:rFonts w:asciiTheme="minorHAnsi" w:hAnsiTheme="minorHAnsi" w:cstheme="minorHAnsi"/>
                <w:sz w:val="22"/>
                <w:szCs w:val="22"/>
                <w:lang w:eastAsia="zh-CN"/>
              </w:rPr>
            </w:pPr>
            <w:ins w:id="388" w:author="gugun wasp" w:date="2019-04-09T13:02:00Z">
              <w:r>
                <w:rPr>
                  <w:rFonts w:asciiTheme="minorHAnsi" w:hAnsiTheme="minorHAnsi" w:cstheme="minorHAnsi"/>
                  <w:b/>
                  <w:sz w:val="22"/>
                  <w:szCs w:val="22"/>
                </w:rPr>
                <w:t>PrimaryParty</w:t>
              </w:r>
            </w:ins>
          </w:p>
        </w:tc>
        <w:tc>
          <w:tcPr>
            <w:tcW w:w="4118" w:type="pct"/>
            <w:gridSpan w:val="4"/>
            <w:tcBorders>
              <w:top w:val="single" w:sz="6" w:space="0" w:color="000000"/>
              <w:left w:val="single" w:sz="6" w:space="0" w:color="000000"/>
              <w:bottom w:val="single" w:sz="6" w:space="0" w:color="000000"/>
              <w:right w:val="single" w:sz="6" w:space="0" w:color="000000"/>
            </w:tcBorders>
            <w:hideMark/>
          </w:tcPr>
          <w:p w14:paraId="64A5F94F" w14:textId="77777777" w:rsidR="00670819" w:rsidRDefault="00670819" w:rsidP="00FE0843">
            <w:pPr>
              <w:pStyle w:val="TableText0"/>
              <w:rPr>
                <w:ins w:id="389" w:author="gugun wasp" w:date="2019-04-09T13:02:00Z"/>
                <w:rFonts w:asciiTheme="minorHAnsi" w:hAnsiTheme="minorHAnsi" w:cstheme="minorHAnsi"/>
                <w:sz w:val="22"/>
                <w:szCs w:val="22"/>
                <w:lang w:eastAsia="zh-CN"/>
              </w:rPr>
            </w:pPr>
            <w:ins w:id="390" w:author="gugun wasp" w:date="2019-04-09T13:02:00Z">
              <w:r>
                <w:rPr>
                  <w:rFonts w:asciiTheme="minorHAnsi" w:hAnsiTheme="minorHAnsi" w:cstheme="minorHAnsi"/>
                  <w:sz w:val="22"/>
                  <w:szCs w:val="22"/>
                </w:rPr>
                <w:t>Not required</w:t>
              </w:r>
            </w:ins>
          </w:p>
        </w:tc>
      </w:tr>
      <w:tr w:rsidR="00670819" w14:paraId="6FD46A30" w14:textId="77777777" w:rsidTr="00FE0843">
        <w:trPr>
          <w:ins w:id="391" w:author="gugun wasp" w:date="2019-04-09T13:02:00Z"/>
        </w:trPr>
        <w:tc>
          <w:tcPr>
            <w:tcW w:w="882" w:type="pct"/>
            <w:gridSpan w:val="2"/>
            <w:tcBorders>
              <w:top w:val="single" w:sz="6" w:space="0" w:color="000000"/>
              <w:left w:val="single" w:sz="6" w:space="0" w:color="000000"/>
              <w:bottom w:val="single" w:sz="6" w:space="0" w:color="000000"/>
              <w:right w:val="single" w:sz="6" w:space="0" w:color="000000"/>
            </w:tcBorders>
            <w:hideMark/>
          </w:tcPr>
          <w:p w14:paraId="76307057" w14:textId="77777777" w:rsidR="00670819" w:rsidRDefault="00670819" w:rsidP="00FE0843">
            <w:pPr>
              <w:pStyle w:val="TableText0"/>
              <w:rPr>
                <w:ins w:id="392" w:author="gugun wasp" w:date="2019-04-09T13:02:00Z"/>
                <w:rFonts w:asciiTheme="minorHAnsi" w:hAnsiTheme="minorHAnsi" w:cstheme="minorHAnsi"/>
                <w:sz w:val="22"/>
                <w:szCs w:val="22"/>
                <w:lang w:eastAsia="zh-CN"/>
              </w:rPr>
            </w:pPr>
            <w:ins w:id="393" w:author="gugun wasp" w:date="2019-04-09T13:02:00Z">
              <w:r>
                <w:rPr>
                  <w:rFonts w:asciiTheme="minorHAnsi" w:hAnsiTheme="minorHAnsi" w:cstheme="minorHAnsi"/>
                  <w:b/>
                  <w:sz w:val="22"/>
                  <w:szCs w:val="22"/>
                </w:rPr>
                <w:t>ReceiverPatry</w:t>
              </w:r>
            </w:ins>
          </w:p>
        </w:tc>
        <w:tc>
          <w:tcPr>
            <w:tcW w:w="4118" w:type="pct"/>
            <w:gridSpan w:val="4"/>
            <w:tcBorders>
              <w:top w:val="single" w:sz="6" w:space="0" w:color="000000"/>
              <w:left w:val="single" w:sz="6" w:space="0" w:color="000000"/>
              <w:bottom w:val="single" w:sz="6" w:space="0" w:color="000000"/>
              <w:right w:val="single" w:sz="6" w:space="0" w:color="000000"/>
            </w:tcBorders>
            <w:hideMark/>
          </w:tcPr>
          <w:p w14:paraId="3B52BAC8" w14:textId="77777777" w:rsidR="00670819" w:rsidRDefault="00670819" w:rsidP="00FE0843">
            <w:pPr>
              <w:pStyle w:val="TableText0"/>
              <w:rPr>
                <w:ins w:id="394" w:author="gugun wasp" w:date="2019-04-09T13:02:00Z"/>
                <w:rFonts w:asciiTheme="minorHAnsi" w:hAnsiTheme="minorHAnsi" w:cstheme="minorHAnsi"/>
                <w:sz w:val="22"/>
                <w:szCs w:val="22"/>
                <w:lang w:eastAsia="zh-CN"/>
              </w:rPr>
            </w:pPr>
            <w:ins w:id="395" w:author="gugun wasp" w:date="2019-04-09T13:02:00Z">
              <w:r>
                <w:rPr>
                  <w:rFonts w:asciiTheme="minorHAnsi" w:hAnsiTheme="minorHAnsi" w:cstheme="minorHAnsi"/>
                  <w:sz w:val="22"/>
                  <w:szCs w:val="22"/>
                </w:rPr>
                <w:t>Organization ShortCode</w:t>
              </w:r>
            </w:ins>
          </w:p>
        </w:tc>
      </w:tr>
      <w:tr w:rsidR="00670819" w14:paraId="7110BFDF" w14:textId="77777777" w:rsidTr="00FE0843">
        <w:trPr>
          <w:ins w:id="396" w:author="gugun wasp" w:date="2019-04-09T13:02:00Z"/>
        </w:trPr>
        <w:tc>
          <w:tcPr>
            <w:tcW w:w="882" w:type="pct"/>
            <w:gridSpan w:val="2"/>
            <w:tcBorders>
              <w:top w:val="single" w:sz="6" w:space="0" w:color="000000"/>
              <w:left w:val="single" w:sz="6" w:space="0" w:color="000000"/>
              <w:bottom w:val="single" w:sz="6" w:space="0" w:color="000000"/>
              <w:right w:val="single" w:sz="6" w:space="0" w:color="000000"/>
            </w:tcBorders>
            <w:hideMark/>
          </w:tcPr>
          <w:p w14:paraId="42FAA3FB" w14:textId="77777777" w:rsidR="00670819" w:rsidRDefault="00670819" w:rsidP="00FE0843">
            <w:pPr>
              <w:pStyle w:val="TableText0"/>
              <w:rPr>
                <w:ins w:id="397" w:author="gugun wasp" w:date="2019-04-09T13:02:00Z"/>
                <w:rFonts w:asciiTheme="minorHAnsi" w:hAnsiTheme="minorHAnsi" w:cstheme="minorHAnsi"/>
                <w:sz w:val="22"/>
                <w:szCs w:val="22"/>
                <w:lang w:eastAsia="zh-CN"/>
              </w:rPr>
            </w:pPr>
            <w:ins w:id="398" w:author="gugun wasp" w:date="2019-04-09T13:02:00Z">
              <w:r>
                <w:rPr>
                  <w:rFonts w:asciiTheme="minorHAnsi" w:hAnsiTheme="minorHAnsi" w:cstheme="minorHAnsi"/>
                  <w:b/>
                  <w:sz w:val="22"/>
                  <w:szCs w:val="22"/>
                </w:rPr>
                <w:t>RequesterPatry</w:t>
              </w:r>
            </w:ins>
          </w:p>
        </w:tc>
        <w:tc>
          <w:tcPr>
            <w:tcW w:w="4118" w:type="pct"/>
            <w:gridSpan w:val="4"/>
            <w:tcBorders>
              <w:top w:val="single" w:sz="6" w:space="0" w:color="000000"/>
              <w:left w:val="single" w:sz="6" w:space="0" w:color="000000"/>
              <w:bottom w:val="single" w:sz="6" w:space="0" w:color="000000"/>
              <w:right w:val="single" w:sz="6" w:space="0" w:color="000000"/>
            </w:tcBorders>
            <w:hideMark/>
          </w:tcPr>
          <w:p w14:paraId="2471A76E" w14:textId="77777777" w:rsidR="00670819" w:rsidRDefault="00670819" w:rsidP="00FE0843">
            <w:pPr>
              <w:pStyle w:val="TableText0"/>
              <w:rPr>
                <w:ins w:id="399" w:author="gugun wasp" w:date="2019-04-09T13:02:00Z"/>
                <w:rFonts w:asciiTheme="minorHAnsi" w:hAnsiTheme="minorHAnsi" w:cstheme="minorHAnsi"/>
                <w:kern w:val="0"/>
                <w:sz w:val="22"/>
                <w:szCs w:val="22"/>
              </w:rPr>
            </w:pPr>
            <w:ins w:id="400" w:author="gugun wasp" w:date="2019-04-09T13:02:00Z">
              <w:r>
                <w:rPr>
                  <w:rFonts w:asciiTheme="minorHAnsi" w:hAnsiTheme="minorHAnsi" w:cstheme="minorHAnsi"/>
                  <w:sz w:val="22"/>
                  <w:szCs w:val="22"/>
                </w:rPr>
                <w:t>Organization Operator Name/Organization ShortCode</w:t>
              </w:r>
            </w:ins>
          </w:p>
          <w:p w14:paraId="3730F93C" w14:textId="77777777" w:rsidR="00670819" w:rsidRDefault="00670819" w:rsidP="00FE0843">
            <w:pPr>
              <w:pStyle w:val="NotesHeadinginTable"/>
              <w:widowControl w:val="0"/>
              <w:rPr>
                <w:ins w:id="401" w:author="gugun wasp" w:date="2019-04-09T13:02:00Z"/>
                <w:rFonts w:asciiTheme="minorHAnsi" w:hAnsiTheme="minorHAnsi" w:cstheme="minorHAnsi"/>
                <w:sz w:val="22"/>
                <w:szCs w:val="22"/>
                <w14:ligatures w14:val="standard"/>
              </w:rPr>
            </w:pPr>
            <w:ins w:id="402" w:author="gugun wasp" w:date="2019-04-09T13:02:00Z">
              <w:r>
                <w:rPr>
                  <w:rFonts w:asciiTheme="minorHAnsi" w:hAnsiTheme="minorHAnsi" w:cstheme="minorHAnsi"/>
                  <w:sz w:val="22"/>
                  <w:szCs w:val="22"/>
                  <w14:ligatures w14:val="standard"/>
                </w:rPr>
                <w:t>NOTE</w:t>
              </w:r>
            </w:ins>
          </w:p>
          <w:p w14:paraId="6CD63734" w14:textId="77777777" w:rsidR="00670819" w:rsidRDefault="00670819" w:rsidP="00FE0843">
            <w:pPr>
              <w:pStyle w:val="NotesTextinTable"/>
              <w:ind w:left="0"/>
              <w:rPr>
                <w:ins w:id="403" w:author="gugun wasp" w:date="2019-04-09T13:02:00Z"/>
                <w:rFonts w:asciiTheme="minorHAnsi" w:hAnsiTheme="minorHAnsi" w:cstheme="minorHAnsi"/>
                <w:sz w:val="22"/>
                <w:szCs w:val="22"/>
                <w14:ligatures w14:val="standard"/>
              </w:rPr>
            </w:pPr>
            <w:ins w:id="404" w:author="gugun wasp" w:date="2019-04-09T13:02:00Z">
              <w:r>
                <w:rPr>
                  <w:rFonts w:asciiTheme="minorHAnsi" w:hAnsiTheme="minorHAnsi" w:cstheme="minorHAnsi"/>
                  <w:sz w:val="22"/>
                  <w:szCs w:val="22"/>
                  <w14:ligatures w14:val="standard"/>
                </w:rPr>
                <w:t>It is mandatory when the initiator is an SP operator. Otherwise the value is optional.</w:t>
              </w:r>
            </w:ins>
          </w:p>
        </w:tc>
      </w:tr>
      <w:tr w:rsidR="00670819" w14:paraId="015378DF" w14:textId="77777777" w:rsidTr="00FE0843">
        <w:trPr>
          <w:ins w:id="405" w:author="gugun wasp" w:date="2019-04-09T13:02:00Z"/>
        </w:trPr>
        <w:tc>
          <w:tcPr>
            <w:tcW w:w="5000" w:type="pct"/>
            <w:gridSpan w:val="6"/>
            <w:tcBorders>
              <w:top w:val="single" w:sz="6" w:space="0" w:color="000000"/>
              <w:left w:val="single" w:sz="6" w:space="0" w:color="000000"/>
              <w:bottom w:val="single" w:sz="6" w:space="0" w:color="000000"/>
              <w:right w:val="single" w:sz="6" w:space="0" w:color="000000"/>
            </w:tcBorders>
            <w:hideMark/>
          </w:tcPr>
          <w:p w14:paraId="2A9DC320" w14:textId="77777777" w:rsidR="00670819" w:rsidRDefault="00670819" w:rsidP="00FE0843">
            <w:pPr>
              <w:pStyle w:val="TableText0"/>
              <w:rPr>
                <w:ins w:id="406" w:author="gugun wasp" w:date="2019-04-09T13:02:00Z"/>
                <w:rFonts w:asciiTheme="minorHAnsi" w:hAnsiTheme="minorHAnsi" w:cstheme="minorHAnsi"/>
                <w:sz w:val="22"/>
                <w:szCs w:val="22"/>
                <w:lang w:eastAsia="zh-CN"/>
              </w:rPr>
            </w:pPr>
            <w:ins w:id="407" w:author="gugun wasp" w:date="2019-04-09T13:02:00Z">
              <w:r>
                <w:rPr>
                  <w:rFonts w:asciiTheme="minorHAnsi" w:hAnsiTheme="minorHAnsi" w:cstheme="minorHAnsi"/>
                  <w:b/>
                  <w:sz w:val="22"/>
                  <w:szCs w:val="22"/>
                </w:rPr>
                <w:t>Body specification</w:t>
              </w:r>
            </w:ins>
          </w:p>
        </w:tc>
      </w:tr>
      <w:tr w:rsidR="00670819" w14:paraId="21D1A3CF" w14:textId="77777777" w:rsidTr="00FE0843">
        <w:trPr>
          <w:ins w:id="408" w:author="gugun wasp" w:date="2019-04-09T13:02:00Z"/>
        </w:trPr>
        <w:tc>
          <w:tcPr>
            <w:tcW w:w="882" w:type="pct"/>
            <w:gridSpan w:val="2"/>
            <w:tcBorders>
              <w:top w:val="single" w:sz="6" w:space="0" w:color="000000"/>
              <w:left w:val="single" w:sz="6" w:space="0" w:color="000000"/>
              <w:bottom w:val="single" w:sz="6" w:space="0" w:color="000000"/>
              <w:right w:val="single" w:sz="6" w:space="0" w:color="000000"/>
            </w:tcBorders>
            <w:hideMark/>
          </w:tcPr>
          <w:p w14:paraId="7A50B91B" w14:textId="77777777" w:rsidR="00670819" w:rsidRDefault="00670819" w:rsidP="00FE0843">
            <w:pPr>
              <w:pStyle w:val="TableText0"/>
              <w:rPr>
                <w:ins w:id="409" w:author="gugun wasp" w:date="2019-04-09T13:02:00Z"/>
                <w:rFonts w:asciiTheme="minorHAnsi" w:hAnsiTheme="minorHAnsi" w:cstheme="minorHAnsi"/>
                <w:sz w:val="22"/>
                <w:szCs w:val="22"/>
                <w:lang w:eastAsia="zh-CN"/>
              </w:rPr>
            </w:pPr>
            <w:ins w:id="410" w:author="gugun wasp" w:date="2019-04-09T13:02:00Z">
              <w:r>
                <w:rPr>
                  <w:rFonts w:asciiTheme="minorHAnsi" w:hAnsiTheme="minorHAnsi" w:cstheme="minorHAnsi"/>
                  <w:b/>
                  <w:sz w:val="22"/>
                  <w:szCs w:val="22"/>
                </w:rPr>
                <w:t>Element</w:t>
              </w:r>
            </w:ins>
          </w:p>
        </w:tc>
        <w:tc>
          <w:tcPr>
            <w:tcW w:w="4118" w:type="pct"/>
            <w:gridSpan w:val="4"/>
            <w:tcBorders>
              <w:top w:val="single" w:sz="6" w:space="0" w:color="000000"/>
              <w:left w:val="single" w:sz="6" w:space="0" w:color="000000"/>
              <w:bottom w:val="single" w:sz="6" w:space="0" w:color="000000"/>
              <w:right w:val="single" w:sz="6" w:space="0" w:color="000000"/>
            </w:tcBorders>
            <w:hideMark/>
          </w:tcPr>
          <w:p w14:paraId="05DA4690" w14:textId="77777777" w:rsidR="00670819" w:rsidRDefault="00670819" w:rsidP="00FE0843">
            <w:pPr>
              <w:pStyle w:val="TableText0"/>
              <w:rPr>
                <w:ins w:id="411" w:author="gugun wasp" w:date="2019-04-09T13:02:00Z"/>
                <w:rFonts w:asciiTheme="minorHAnsi" w:hAnsiTheme="minorHAnsi" w:cstheme="minorHAnsi"/>
                <w:sz w:val="22"/>
                <w:szCs w:val="22"/>
                <w:lang w:eastAsia="zh-CN"/>
              </w:rPr>
            </w:pPr>
            <w:ins w:id="412" w:author="gugun wasp" w:date="2019-04-09T13:02:00Z">
              <w:r>
                <w:rPr>
                  <w:rFonts w:asciiTheme="minorHAnsi" w:hAnsiTheme="minorHAnsi" w:cstheme="minorHAnsi"/>
                  <w:sz w:val="22"/>
                  <w:szCs w:val="22"/>
                </w:rPr>
                <w:t>Request/Body/QueryOrganizationBalanceRequest</w:t>
              </w:r>
            </w:ins>
          </w:p>
        </w:tc>
      </w:tr>
      <w:tr w:rsidR="00670819" w14:paraId="0B3E67E3" w14:textId="77777777" w:rsidTr="00FE0843">
        <w:trPr>
          <w:ins w:id="413" w:author="gugun wasp" w:date="2019-04-09T13:02:00Z"/>
        </w:trPr>
        <w:tc>
          <w:tcPr>
            <w:tcW w:w="882" w:type="pct"/>
            <w:gridSpan w:val="2"/>
            <w:tcBorders>
              <w:top w:val="single" w:sz="6" w:space="0" w:color="000000"/>
              <w:left w:val="single" w:sz="6" w:space="0" w:color="000000"/>
              <w:bottom w:val="single" w:sz="6" w:space="0" w:color="000000"/>
              <w:right w:val="single" w:sz="6" w:space="0" w:color="000000"/>
            </w:tcBorders>
            <w:hideMark/>
          </w:tcPr>
          <w:p w14:paraId="0285F719" w14:textId="77777777" w:rsidR="00670819" w:rsidRDefault="00670819" w:rsidP="00FE0843">
            <w:pPr>
              <w:pStyle w:val="TableText0"/>
              <w:rPr>
                <w:ins w:id="414" w:author="gugun wasp" w:date="2019-04-09T13:02:00Z"/>
                <w:rFonts w:asciiTheme="minorHAnsi" w:hAnsiTheme="minorHAnsi" w:cstheme="minorHAnsi"/>
                <w:sz w:val="22"/>
                <w:szCs w:val="22"/>
                <w:lang w:eastAsia="zh-CN"/>
              </w:rPr>
            </w:pPr>
            <w:ins w:id="415" w:author="gugun wasp" w:date="2019-04-09T13:02:00Z">
              <w:r>
                <w:rPr>
                  <w:rFonts w:asciiTheme="minorHAnsi" w:hAnsiTheme="minorHAnsi" w:cstheme="minorHAnsi"/>
                  <w:b/>
                  <w:sz w:val="22"/>
                  <w:szCs w:val="22"/>
                </w:rPr>
                <w:t>Element Type</w:t>
              </w:r>
            </w:ins>
          </w:p>
        </w:tc>
        <w:tc>
          <w:tcPr>
            <w:tcW w:w="4118" w:type="pct"/>
            <w:gridSpan w:val="4"/>
            <w:tcBorders>
              <w:top w:val="single" w:sz="6" w:space="0" w:color="000000"/>
              <w:left w:val="single" w:sz="6" w:space="0" w:color="000000"/>
              <w:bottom w:val="single" w:sz="6" w:space="0" w:color="000000"/>
              <w:right w:val="single" w:sz="6" w:space="0" w:color="000000"/>
            </w:tcBorders>
            <w:hideMark/>
          </w:tcPr>
          <w:p w14:paraId="686524B7" w14:textId="77777777" w:rsidR="00670819" w:rsidRDefault="00670819" w:rsidP="00FE0843">
            <w:pPr>
              <w:pStyle w:val="TableText0"/>
              <w:rPr>
                <w:ins w:id="416" w:author="gugun wasp" w:date="2019-04-09T13:02:00Z"/>
                <w:rFonts w:asciiTheme="minorHAnsi" w:hAnsiTheme="minorHAnsi" w:cstheme="minorHAnsi"/>
                <w:sz w:val="22"/>
                <w:szCs w:val="22"/>
                <w:lang w:eastAsia="zh-CN"/>
              </w:rPr>
            </w:pPr>
            <w:ins w:id="417" w:author="gugun wasp" w:date="2019-04-09T13:02:00Z">
              <w:r>
                <w:rPr>
                  <w:rFonts w:asciiTheme="minorHAnsi" w:hAnsiTheme="minorHAnsi" w:cstheme="minorHAnsi"/>
                  <w:sz w:val="22"/>
                  <w:szCs w:val="22"/>
                </w:rPr>
                <w:t>QueryOrganizationBalanceRequest</w:t>
              </w:r>
            </w:ins>
          </w:p>
        </w:tc>
      </w:tr>
      <w:tr w:rsidR="00670819" w14:paraId="2AE157C4" w14:textId="77777777" w:rsidTr="00FE0843">
        <w:trPr>
          <w:ins w:id="418" w:author="gugun wasp" w:date="2019-04-09T13:02:00Z"/>
        </w:trPr>
        <w:tc>
          <w:tcPr>
            <w:tcW w:w="5000" w:type="pct"/>
            <w:gridSpan w:val="6"/>
            <w:tcBorders>
              <w:top w:val="single" w:sz="6" w:space="0" w:color="000000"/>
              <w:left w:val="single" w:sz="6" w:space="0" w:color="000000"/>
              <w:bottom w:val="single" w:sz="6" w:space="0" w:color="000000"/>
              <w:right w:val="single" w:sz="6" w:space="0" w:color="000000"/>
            </w:tcBorders>
            <w:hideMark/>
          </w:tcPr>
          <w:p w14:paraId="74242D0E" w14:textId="77777777" w:rsidR="00670819" w:rsidRDefault="00670819" w:rsidP="00FE0843">
            <w:pPr>
              <w:pStyle w:val="TableText0"/>
              <w:rPr>
                <w:ins w:id="419" w:author="gugun wasp" w:date="2019-04-09T13:02:00Z"/>
                <w:rFonts w:asciiTheme="minorHAnsi" w:hAnsiTheme="minorHAnsi" w:cstheme="minorHAnsi"/>
                <w:sz w:val="22"/>
                <w:szCs w:val="22"/>
                <w:lang w:eastAsia="zh-CN"/>
              </w:rPr>
            </w:pPr>
            <w:ins w:id="420" w:author="gugun wasp" w:date="2019-04-09T13:02:00Z">
              <w:r>
                <w:rPr>
                  <w:rFonts w:asciiTheme="minorHAnsi" w:hAnsiTheme="minorHAnsi" w:cstheme="minorHAnsi"/>
                  <w:b/>
                  <w:sz w:val="22"/>
                  <w:szCs w:val="22"/>
                </w:rPr>
                <w:t>Fields in QueryOrganizationBalanceRequest type</w:t>
              </w:r>
            </w:ins>
          </w:p>
        </w:tc>
      </w:tr>
      <w:tr w:rsidR="00670819" w14:paraId="76D9DDB3" w14:textId="77777777" w:rsidTr="00FE0843">
        <w:trPr>
          <w:ins w:id="421" w:author="gugun wasp" w:date="2019-04-09T13:02:00Z"/>
        </w:trPr>
        <w:tc>
          <w:tcPr>
            <w:tcW w:w="807" w:type="pct"/>
            <w:tcBorders>
              <w:top w:val="single" w:sz="6" w:space="0" w:color="000000"/>
              <w:left w:val="single" w:sz="6" w:space="0" w:color="000000"/>
              <w:bottom w:val="single" w:sz="6" w:space="0" w:color="000000"/>
              <w:right w:val="single" w:sz="6" w:space="0" w:color="000000"/>
            </w:tcBorders>
            <w:vAlign w:val="bottom"/>
            <w:hideMark/>
          </w:tcPr>
          <w:p w14:paraId="21F0C06A" w14:textId="77777777" w:rsidR="00670819" w:rsidRDefault="00670819" w:rsidP="00FE0843">
            <w:pPr>
              <w:pStyle w:val="TableText0"/>
              <w:rPr>
                <w:ins w:id="422" w:author="gugun wasp" w:date="2019-04-09T13:02:00Z"/>
                <w:rFonts w:asciiTheme="minorHAnsi" w:hAnsiTheme="minorHAnsi" w:cstheme="minorHAnsi"/>
                <w:sz w:val="22"/>
                <w:szCs w:val="22"/>
                <w:lang w:eastAsia="zh-CN"/>
              </w:rPr>
            </w:pPr>
            <w:ins w:id="423" w:author="gugun wasp" w:date="2019-04-09T13:02:00Z">
              <w:r>
                <w:rPr>
                  <w:rFonts w:asciiTheme="minorHAnsi" w:hAnsiTheme="minorHAnsi" w:cstheme="minorHAnsi"/>
                  <w:b/>
                  <w:sz w:val="22"/>
                  <w:szCs w:val="22"/>
                </w:rPr>
                <w:t>Parameter</w:t>
              </w:r>
            </w:ins>
          </w:p>
        </w:tc>
        <w:tc>
          <w:tcPr>
            <w:tcW w:w="589" w:type="pct"/>
            <w:gridSpan w:val="2"/>
            <w:tcBorders>
              <w:top w:val="single" w:sz="6" w:space="0" w:color="000000"/>
              <w:left w:val="single" w:sz="6" w:space="0" w:color="000000"/>
              <w:bottom w:val="single" w:sz="6" w:space="0" w:color="000000"/>
              <w:right w:val="single" w:sz="6" w:space="0" w:color="000000"/>
            </w:tcBorders>
            <w:vAlign w:val="bottom"/>
            <w:hideMark/>
          </w:tcPr>
          <w:p w14:paraId="2C125D8E" w14:textId="77777777" w:rsidR="00670819" w:rsidRDefault="00670819" w:rsidP="00FE0843">
            <w:pPr>
              <w:pStyle w:val="TableText0"/>
              <w:rPr>
                <w:ins w:id="424" w:author="gugun wasp" w:date="2019-04-09T13:02:00Z"/>
                <w:rFonts w:asciiTheme="minorHAnsi" w:hAnsiTheme="minorHAnsi" w:cstheme="minorHAnsi"/>
                <w:sz w:val="22"/>
                <w:szCs w:val="22"/>
                <w:lang w:eastAsia="zh-CN"/>
              </w:rPr>
            </w:pPr>
            <w:ins w:id="425" w:author="gugun wasp" w:date="2019-04-09T13:02:00Z">
              <w:r>
                <w:rPr>
                  <w:rFonts w:asciiTheme="minorHAnsi" w:hAnsiTheme="minorHAnsi" w:cstheme="minorHAnsi"/>
                  <w:b/>
                  <w:sz w:val="22"/>
                  <w:szCs w:val="22"/>
                </w:rPr>
                <w:t>Data Type</w:t>
              </w:r>
            </w:ins>
          </w:p>
        </w:tc>
        <w:tc>
          <w:tcPr>
            <w:tcW w:w="736" w:type="pct"/>
            <w:tcBorders>
              <w:top w:val="single" w:sz="6" w:space="0" w:color="000000"/>
              <w:left w:val="single" w:sz="6" w:space="0" w:color="000000"/>
              <w:bottom w:val="single" w:sz="6" w:space="0" w:color="000000"/>
              <w:right w:val="single" w:sz="6" w:space="0" w:color="000000"/>
            </w:tcBorders>
            <w:vAlign w:val="bottom"/>
            <w:hideMark/>
          </w:tcPr>
          <w:p w14:paraId="579BC928" w14:textId="77777777" w:rsidR="00670819" w:rsidRDefault="00670819" w:rsidP="00FE0843">
            <w:pPr>
              <w:pStyle w:val="TableText0"/>
              <w:rPr>
                <w:ins w:id="426" w:author="gugun wasp" w:date="2019-04-09T13:02:00Z"/>
                <w:rFonts w:asciiTheme="minorHAnsi" w:hAnsiTheme="minorHAnsi" w:cstheme="minorHAnsi"/>
                <w:sz w:val="22"/>
                <w:szCs w:val="22"/>
                <w:lang w:eastAsia="zh-CN"/>
              </w:rPr>
            </w:pPr>
            <w:ins w:id="427" w:author="gugun wasp" w:date="2019-04-09T13:02:00Z">
              <w:r>
                <w:rPr>
                  <w:rFonts w:asciiTheme="minorHAnsi" w:hAnsiTheme="minorHAnsi" w:cstheme="minorHAnsi"/>
                  <w:b/>
                  <w:sz w:val="22"/>
                  <w:szCs w:val="22"/>
                </w:rPr>
                <w:t>Mandatory or Optional</w:t>
              </w:r>
            </w:ins>
          </w:p>
        </w:tc>
        <w:tc>
          <w:tcPr>
            <w:tcW w:w="1250" w:type="pct"/>
            <w:tcBorders>
              <w:top w:val="single" w:sz="6" w:space="0" w:color="000000"/>
              <w:left w:val="single" w:sz="6" w:space="0" w:color="000000"/>
              <w:bottom w:val="single" w:sz="6" w:space="0" w:color="000000"/>
              <w:right w:val="single" w:sz="6" w:space="0" w:color="000000"/>
            </w:tcBorders>
            <w:vAlign w:val="bottom"/>
            <w:hideMark/>
          </w:tcPr>
          <w:p w14:paraId="0E80E2B2" w14:textId="77777777" w:rsidR="00670819" w:rsidRDefault="00670819" w:rsidP="00FE0843">
            <w:pPr>
              <w:pStyle w:val="TableText0"/>
              <w:rPr>
                <w:ins w:id="428" w:author="gugun wasp" w:date="2019-04-09T13:02:00Z"/>
                <w:rFonts w:asciiTheme="minorHAnsi" w:hAnsiTheme="minorHAnsi" w:cstheme="minorHAnsi"/>
                <w:sz w:val="22"/>
                <w:szCs w:val="22"/>
                <w:lang w:eastAsia="zh-CN"/>
              </w:rPr>
            </w:pPr>
            <w:ins w:id="429" w:author="gugun wasp" w:date="2019-04-09T13:02:00Z">
              <w:r>
                <w:rPr>
                  <w:rFonts w:asciiTheme="minorHAnsi" w:hAnsiTheme="minorHAnsi" w:cstheme="minorHAnsi"/>
                  <w:b/>
                  <w:sz w:val="22"/>
                  <w:szCs w:val="22"/>
                </w:rPr>
                <w:t>Description</w:t>
              </w:r>
            </w:ins>
          </w:p>
        </w:tc>
        <w:tc>
          <w:tcPr>
            <w:tcW w:w="1618" w:type="pct"/>
            <w:tcBorders>
              <w:top w:val="single" w:sz="6" w:space="0" w:color="000000"/>
              <w:left w:val="single" w:sz="6" w:space="0" w:color="000000"/>
              <w:bottom w:val="single" w:sz="6" w:space="0" w:color="000000"/>
              <w:right w:val="single" w:sz="6" w:space="0" w:color="000000"/>
            </w:tcBorders>
            <w:vAlign w:val="bottom"/>
            <w:hideMark/>
          </w:tcPr>
          <w:p w14:paraId="01856E01" w14:textId="77777777" w:rsidR="00670819" w:rsidRDefault="00670819" w:rsidP="00FE0843">
            <w:pPr>
              <w:pStyle w:val="TableText0"/>
              <w:rPr>
                <w:ins w:id="430" w:author="gugun wasp" w:date="2019-04-09T13:02:00Z"/>
                <w:rFonts w:asciiTheme="minorHAnsi" w:hAnsiTheme="minorHAnsi" w:cstheme="minorHAnsi"/>
                <w:sz w:val="22"/>
                <w:szCs w:val="22"/>
                <w:lang w:eastAsia="zh-CN"/>
              </w:rPr>
            </w:pPr>
            <w:ins w:id="431" w:author="gugun wasp" w:date="2019-04-09T13:02:00Z">
              <w:r>
                <w:rPr>
                  <w:rFonts w:asciiTheme="minorHAnsi" w:hAnsiTheme="minorHAnsi" w:cstheme="minorHAnsi"/>
                  <w:b/>
                  <w:sz w:val="22"/>
                  <w:szCs w:val="22"/>
                </w:rPr>
                <w:t>Example</w:t>
              </w:r>
            </w:ins>
          </w:p>
        </w:tc>
      </w:tr>
      <w:tr w:rsidR="00670819" w14:paraId="5FD54B2D" w14:textId="77777777" w:rsidTr="00FE0843">
        <w:trPr>
          <w:ins w:id="432" w:author="gugun wasp" w:date="2019-04-09T13:02:00Z"/>
        </w:trPr>
        <w:tc>
          <w:tcPr>
            <w:tcW w:w="807" w:type="pct"/>
            <w:tcBorders>
              <w:top w:val="single" w:sz="6" w:space="0" w:color="000000"/>
              <w:left w:val="single" w:sz="6" w:space="0" w:color="000000"/>
              <w:bottom w:val="single" w:sz="6" w:space="0" w:color="000000"/>
              <w:right w:val="single" w:sz="6" w:space="0" w:color="000000"/>
            </w:tcBorders>
            <w:hideMark/>
          </w:tcPr>
          <w:p w14:paraId="1F1B04DB" w14:textId="77777777" w:rsidR="00670819" w:rsidRDefault="00670819" w:rsidP="00FE0843">
            <w:pPr>
              <w:pStyle w:val="TableText0"/>
              <w:rPr>
                <w:ins w:id="433" w:author="gugun wasp" w:date="2019-04-09T13:02:00Z"/>
                <w:rFonts w:asciiTheme="minorHAnsi" w:hAnsiTheme="minorHAnsi" w:cstheme="minorHAnsi"/>
                <w:sz w:val="22"/>
                <w:szCs w:val="22"/>
                <w:lang w:eastAsia="zh-CN"/>
              </w:rPr>
            </w:pPr>
            <w:ins w:id="434" w:author="gugun wasp" w:date="2019-04-09T13:02:00Z">
              <w:r>
                <w:rPr>
                  <w:rFonts w:asciiTheme="minorHAnsi" w:hAnsiTheme="minorHAnsi" w:cstheme="minorHAnsi"/>
                  <w:sz w:val="22"/>
                  <w:szCs w:val="22"/>
                </w:rPr>
                <w:lastRenderedPageBreak/>
                <w:t>TargetOrgList</w:t>
              </w:r>
            </w:ins>
          </w:p>
        </w:tc>
        <w:tc>
          <w:tcPr>
            <w:tcW w:w="589" w:type="pct"/>
            <w:gridSpan w:val="2"/>
            <w:tcBorders>
              <w:top w:val="single" w:sz="6" w:space="0" w:color="000000"/>
              <w:left w:val="single" w:sz="6" w:space="0" w:color="000000"/>
              <w:bottom w:val="single" w:sz="6" w:space="0" w:color="000000"/>
              <w:right w:val="single" w:sz="6" w:space="0" w:color="000000"/>
            </w:tcBorders>
            <w:hideMark/>
          </w:tcPr>
          <w:p w14:paraId="6A960911" w14:textId="77777777" w:rsidR="00670819" w:rsidRDefault="00670819" w:rsidP="00FE0843">
            <w:pPr>
              <w:pStyle w:val="TableText0"/>
              <w:rPr>
                <w:ins w:id="435" w:author="gugun wasp" w:date="2019-04-09T13:02:00Z"/>
                <w:rFonts w:asciiTheme="minorHAnsi" w:hAnsiTheme="minorHAnsi" w:cstheme="minorHAnsi"/>
                <w:sz w:val="22"/>
                <w:szCs w:val="22"/>
                <w:lang w:eastAsia="zh-CN"/>
              </w:rPr>
            </w:pPr>
            <w:ins w:id="436" w:author="gugun wasp" w:date="2019-04-09T13:02:00Z">
              <w:r>
                <w:rPr>
                  <w:rFonts w:asciiTheme="minorHAnsi" w:hAnsiTheme="minorHAnsi" w:cstheme="minorHAnsi"/>
                  <w:sz w:val="22"/>
                  <w:szCs w:val="22"/>
                </w:rPr>
                <w:t>xs:string</w:t>
              </w:r>
            </w:ins>
          </w:p>
        </w:tc>
        <w:tc>
          <w:tcPr>
            <w:tcW w:w="736" w:type="pct"/>
            <w:tcBorders>
              <w:top w:val="single" w:sz="6" w:space="0" w:color="000000"/>
              <w:left w:val="single" w:sz="6" w:space="0" w:color="000000"/>
              <w:bottom w:val="single" w:sz="6" w:space="0" w:color="000000"/>
              <w:right w:val="single" w:sz="6" w:space="0" w:color="000000"/>
            </w:tcBorders>
            <w:hideMark/>
          </w:tcPr>
          <w:p w14:paraId="18E6C445" w14:textId="77777777" w:rsidR="00670819" w:rsidRDefault="00670819" w:rsidP="00FE0843">
            <w:pPr>
              <w:pStyle w:val="TableText0"/>
              <w:rPr>
                <w:ins w:id="437" w:author="gugun wasp" w:date="2019-04-09T13:02:00Z"/>
                <w:rFonts w:asciiTheme="minorHAnsi" w:hAnsiTheme="minorHAnsi" w:cstheme="minorHAnsi"/>
                <w:sz w:val="22"/>
                <w:szCs w:val="22"/>
                <w:lang w:eastAsia="zh-CN"/>
              </w:rPr>
            </w:pPr>
            <w:ins w:id="438" w:author="gugun wasp" w:date="2019-04-09T13:02:00Z">
              <w:r>
                <w:rPr>
                  <w:rFonts w:asciiTheme="minorHAnsi" w:hAnsiTheme="minorHAnsi" w:cstheme="minorHAnsi"/>
                  <w:sz w:val="22"/>
                  <w:szCs w:val="22"/>
                </w:rPr>
                <w:t>Optional</w:t>
              </w:r>
            </w:ins>
          </w:p>
        </w:tc>
        <w:tc>
          <w:tcPr>
            <w:tcW w:w="1250" w:type="pct"/>
            <w:tcBorders>
              <w:top w:val="single" w:sz="6" w:space="0" w:color="000000"/>
              <w:left w:val="single" w:sz="6" w:space="0" w:color="000000"/>
              <w:bottom w:val="single" w:sz="6" w:space="0" w:color="000000"/>
              <w:right w:val="single" w:sz="6" w:space="0" w:color="000000"/>
            </w:tcBorders>
            <w:hideMark/>
          </w:tcPr>
          <w:p w14:paraId="68043E8A" w14:textId="77777777" w:rsidR="00670819" w:rsidRDefault="00670819" w:rsidP="00FE0843">
            <w:pPr>
              <w:pStyle w:val="TableText0"/>
              <w:rPr>
                <w:ins w:id="439" w:author="gugun wasp" w:date="2019-04-09T13:02:00Z"/>
                <w:rFonts w:asciiTheme="minorHAnsi" w:hAnsiTheme="minorHAnsi" w:cstheme="minorHAnsi"/>
                <w:kern w:val="0"/>
                <w:sz w:val="22"/>
                <w:szCs w:val="22"/>
              </w:rPr>
            </w:pPr>
            <w:ins w:id="440" w:author="gugun wasp" w:date="2019-04-09T13:02:00Z">
              <w:r>
                <w:rPr>
                  <w:rFonts w:asciiTheme="minorHAnsi" w:hAnsiTheme="minorHAnsi" w:cstheme="minorHAnsi"/>
                  <w:sz w:val="22"/>
                  <w:szCs w:val="22"/>
                </w:rPr>
                <w:t>Indicates the list of short code of the child organizations whose balances need to be checked. Each short code must be delimited by a semicolon.</w:t>
              </w:r>
            </w:ins>
          </w:p>
          <w:p w14:paraId="05E02C2C" w14:textId="77777777" w:rsidR="00670819" w:rsidRDefault="00670819" w:rsidP="00FE0843">
            <w:pPr>
              <w:pStyle w:val="TableText0"/>
              <w:rPr>
                <w:ins w:id="441" w:author="gugun wasp" w:date="2019-04-09T13:02:00Z"/>
                <w:rFonts w:asciiTheme="minorHAnsi" w:hAnsiTheme="minorHAnsi" w:cstheme="minorHAnsi"/>
                <w:sz w:val="22"/>
                <w:szCs w:val="22"/>
              </w:rPr>
            </w:pPr>
            <w:ins w:id="442" w:author="gugun wasp" w:date="2019-04-09T13:02:00Z">
              <w:r>
                <w:rPr>
                  <w:rFonts w:asciiTheme="minorHAnsi" w:hAnsiTheme="minorHAnsi" w:cstheme="minorHAnsi"/>
                  <w:sz w:val="22"/>
                  <w:szCs w:val="22"/>
                </w:rPr>
                <w:t>The total number of short codes in the list must not exceed the maximum configured in the system.</w:t>
              </w:r>
            </w:ins>
          </w:p>
          <w:p w14:paraId="040B4704" w14:textId="77777777" w:rsidR="00670819" w:rsidRDefault="00670819" w:rsidP="00FE0843">
            <w:pPr>
              <w:pStyle w:val="TableText0"/>
              <w:rPr>
                <w:ins w:id="443" w:author="gugun wasp" w:date="2019-04-09T13:02:00Z"/>
                <w:rFonts w:asciiTheme="minorHAnsi" w:hAnsiTheme="minorHAnsi" w:cstheme="minorHAnsi"/>
                <w:sz w:val="22"/>
                <w:szCs w:val="22"/>
                <w:lang w:eastAsia="zh-CN"/>
              </w:rPr>
            </w:pPr>
            <w:ins w:id="444" w:author="gugun wasp" w:date="2019-04-09T13:02:00Z">
              <w:r>
                <w:rPr>
                  <w:rFonts w:asciiTheme="minorHAnsi" w:hAnsiTheme="minorHAnsi" w:cstheme="minorHAnsi"/>
                  <w:sz w:val="22"/>
                  <w:szCs w:val="22"/>
                </w:rPr>
                <w:t>The length of this parameter value must be no more than 1024 bytes.</w:t>
              </w:r>
            </w:ins>
          </w:p>
        </w:tc>
        <w:tc>
          <w:tcPr>
            <w:tcW w:w="1618" w:type="pct"/>
            <w:tcBorders>
              <w:top w:val="single" w:sz="6" w:space="0" w:color="000000"/>
              <w:left w:val="single" w:sz="6" w:space="0" w:color="000000"/>
              <w:bottom w:val="single" w:sz="6" w:space="0" w:color="000000"/>
              <w:right w:val="single" w:sz="6" w:space="0" w:color="000000"/>
            </w:tcBorders>
            <w:hideMark/>
          </w:tcPr>
          <w:p w14:paraId="3FB00C51" w14:textId="77777777" w:rsidR="00670819" w:rsidRDefault="00670819" w:rsidP="00FE0843">
            <w:pPr>
              <w:pStyle w:val="TableText0"/>
              <w:rPr>
                <w:ins w:id="445" w:author="gugun wasp" w:date="2019-04-09T13:02:00Z"/>
                <w:rFonts w:asciiTheme="minorHAnsi" w:hAnsiTheme="minorHAnsi" w:cstheme="minorHAnsi"/>
                <w:sz w:val="22"/>
                <w:szCs w:val="22"/>
                <w:lang w:eastAsia="zh-CN"/>
              </w:rPr>
            </w:pPr>
            <w:ins w:id="446" w:author="gugun wasp" w:date="2019-04-09T13:02:00Z">
              <w:r>
                <w:rPr>
                  <w:rFonts w:asciiTheme="minorHAnsi" w:hAnsiTheme="minorHAnsi" w:cstheme="minorHAnsi"/>
                  <w:sz w:val="22"/>
                  <w:szCs w:val="22"/>
                </w:rPr>
                <w:t>11111;11112;11113</w:t>
              </w:r>
            </w:ins>
          </w:p>
        </w:tc>
      </w:tr>
      <w:tr w:rsidR="00670819" w14:paraId="737989F0" w14:textId="77777777" w:rsidTr="00FE0843">
        <w:trPr>
          <w:ins w:id="447" w:author="gugun wasp" w:date="2019-04-09T13:02:00Z"/>
        </w:trPr>
        <w:tc>
          <w:tcPr>
            <w:tcW w:w="807" w:type="pct"/>
            <w:tcBorders>
              <w:top w:val="single" w:sz="6" w:space="0" w:color="000000"/>
              <w:left w:val="single" w:sz="6" w:space="0" w:color="000000"/>
              <w:bottom w:val="single" w:sz="6" w:space="0" w:color="000000"/>
              <w:right w:val="single" w:sz="6" w:space="0" w:color="000000"/>
            </w:tcBorders>
            <w:hideMark/>
          </w:tcPr>
          <w:p w14:paraId="14B1EFB1" w14:textId="77777777" w:rsidR="00670819" w:rsidRDefault="00670819" w:rsidP="00FE0843">
            <w:pPr>
              <w:pStyle w:val="TableText0"/>
              <w:rPr>
                <w:ins w:id="448" w:author="gugun wasp" w:date="2019-04-09T13:02:00Z"/>
                <w:rFonts w:asciiTheme="minorHAnsi" w:hAnsiTheme="minorHAnsi" w:cstheme="minorHAnsi"/>
                <w:sz w:val="22"/>
                <w:szCs w:val="22"/>
                <w:lang w:eastAsia="zh-CN"/>
              </w:rPr>
            </w:pPr>
            <w:ins w:id="449" w:author="gugun wasp" w:date="2019-04-09T13:02:00Z">
              <w:r>
                <w:rPr>
                  <w:rFonts w:asciiTheme="minorHAnsi" w:hAnsiTheme="minorHAnsi" w:cstheme="minorHAnsi"/>
                  <w:sz w:val="22"/>
                  <w:szCs w:val="22"/>
                </w:rPr>
                <w:t>AccountType</w:t>
              </w:r>
            </w:ins>
          </w:p>
        </w:tc>
        <w:tc>
          <w:tcPr>
            <w:tcW w:w="589" w:type="pct"/>
            <w:gridSpan w:val="2"/>
            <w:tcBorders>
              <w:top w:val="single" w:sz="6" w:space="0" w:color="000000"/>
              <w:left w:val="single" w:sz="6" w:space="0" w:color="000000"/>
              <w:bottom w:val="single" w:sz="6" w:space="0" w:color="000000"/>
              <w:right w:val="single" w:sz="6" w:space="0" w:color="000000"/>
            </w:tcBorders>
            <w:hideMark/>
          </w:tcPr>
          <w:p w14:paraId="094513D3" w14:textId="77777777" w:rsidR="00670819" w:rsidRDefault="00670819" w:rsidP="00FE0843">
            <w:pPr>
              <w:pStyle w:val="TableText0"/>
              <w:rPr>
                <w:ins w:id="450" w:author="gugun wasp" w:date="2019-04-09T13:02:00Z"/>
                <w:rFonts w:asciiTheme="minorHAnsi" w:hAnsiTheme="minorHAnsi" w:cstheme="minorHAnsi"/>
                <w:sz w:val="22"/>
                <w:szCs w:val="22"/>
                <w:lang w:eastAsia="zh-CN"/>
              </w:rPr>
            </w:pPr>
            <w:ins w:id="451" w:author="gugun wasp" w:date="2019-04-09T13:02:00Z">
              <w:r>
                <w:rPr>
                  <w:rFonts w:asciiTheme="minorHAnsi" w:hAnsiTheme="minorHAnsi" w:cstheme="minorHAnsi"/>
                  <w:sz w:val="22"/>
                  <w:szCs w:val="22"/>
                </w:rPr>
                <w:t>xs:string</w:t>
              </w:r>
            </w:ins>
          </w:p>
        </w:tc>
        <w:tc>
          <w:tcPr>
            <w:tcW w:w="736" w:type="pct"/>
            <w:tcBorders>
              <w:top w:val="single" w:sz="6" w:space="0" w:color="000000"/>
              <w:left w:val="single" w:sz="6" w:space="0" w:color="000000"/>
              <w:bottom w:val="single" w:sz="6" w:space="0" w:color="000000"/>
              <w:right w:val="single" w:sz="6" w:space="0" w:color="000000"/>
            </w:tcBorders>
            <w:hideMark/>
          </w:tcPr>
          <w:p w14:paraId="3A1633CF" w14:textId="77777777" w:rsidR="00670819" w:rsidRDefault="00670819" w:rsidP="00FE0843">
            <w:pPr>
              <w:pStyle w:val="TableText0"/>
              <w:rPr>
                <w:ins w:id="452" w:author="gugun wasp" w:date="2019-04-09T13:02:00Z"/>
                <w:rFonts w:asciiTheme="minorHAnsi" w:hAnsiTheme="minorHAnsi" w:cstheme="minorHAnsi"/>
                <w:sz w:val="22"/>
                <w:szCs w:val="22"/>
                <w:lang w:eastAsia="zh-CN"/>
              </w:rPr>
            </w:pPr>
            <w:ins w:id="453" w:author="gugun wasp" w:date="2019-04-09T13:02:00Z">
              <w:r>
                <w:rPr>
                  <w:rFonts w:asciiTheme="minorHAnsi" w:hAnsiTheme="minorHAnsi" w:cstheme="minorHAnsi"/>
                  <w:sz w:val="22"/>
                  <w:szCs w:val="22"/>
                </w:rPr>
                <w:t>Optional</w:t>
              </w:r>
            </w:ins>
          </w:p>
        </w:tc>
        <w:tc>
          <w:tcPr>
            <w:tcW w:w="1250" w:type="pct"/>
            <w:tcBorders>
              <w:top w:val="single" w:sz="6" w:space="0" w:color="000000"/>
              <w:left w:val="single" w:sz="6" w:space="0" w:color="000000"/>
              <w:bottom w:val="single" w:sz="6" w:space="0" w:color="000000"/>
              <w:right w:val="single" w:sz="6" w:space="0" w:color="000000"/>
            </w:tcBorders>
            <w:hideMark/>
          </w:tcPr>
          <w:p w14:paraId="00CE61D9" w14:textId="77777777" w:rsidR="00670819" w:rsidRDefault="00670819" w:rsidP="00FE0843">
            <w:pPr>
              <w:pStyle w:val="TableText0"/>
              <w:rPr>
                <w:ins w:id="454" w:author="gugun wasp" w:date="2019-04-09T13:02:00Z"/>
                <w:rFonts w:asciiTheme="minorHAnsi" w:hAnsiTheme="minorHAnsi" w:cstheme="minorHAnsi"/>
                <w:kern w:val="0"/>
                <w:sz w:val="22"/>
                <w:szCs w:val="22"/>
              </w:rPr>
            </w:pPr>
            <w:ins w:id="455" w:author="gugun wasp" w:date="2019-04-09T13:02:00Z">
              <w:r>
                <w:rPr>
                  <w:rFonts w:asciiTheme="minorHAnsi" w:hAnsiTheme="minorHAnsi" w:cstheme="minorHAnsi"/>
                  <w:sz w:val="22"/>
                  <w:szCs w:val="22"/>
                </w:rPr>
                <w:t>Indicates the name of an account type. It is used to identify the account type to be operated.</w:t>
              </w:r>
            </w:ins>
          </w:p>
          <w:p w14:paraId="088C668D" w14:textId="77777777" w:rsidR="00670819" w:rsidRDefault="00670819" w:rsidP="00FE0843">
            <w:pPr>
              <w:pStyle w:val="TableText0"/>
              <w:rPr>
                <w:ins w:id="456" w:author="gugun wasp" w:date="2019-04-09T13:02:00Z"/>
                <w:rFonts w:asciiTheme="minorHAnsi" w:hAnsiTheme="minorHAnsi" w:cstheme="minorHAnsi"/>
                <w:sz w:val="22"/>
                <w:szCs w:val="22"/>
                <w:lang w:eastAsia="zh-CN"/>
              </w:rPr>
            </w:pPr>
            <w:ins w:id="457" w:author="gugun wasp" w:date="2019-04-09T13:02:00Z">
              <w:r>
                <w:rPr>
                  <w:rFonts w:asciiTheme="minorHAnsi" w:hAnsiTheme="minorHAnsi" w:cstheme="minorHAnsi"/>
                  <w:sz w:val="22"/>
                  <w:szCs w:val="22"/>
                </w:rPr>
                <w:t>The length of this parameter value must be no more than 128 bytes.</w:t>
              </w:r>
            </w:ins>
          </w:p>
        </w:tc>
        <w:tc>
          <w:tcPr>
            <w:tcW w:w="1618" w:type="pct"/>
            <w:tcBorders>
              <w:top w:val="single" w:sz="6" w:space="0" w:color="000000"/>
              <w:left w:val="single" w:sz="6" w:space="0" w:color="000000"/>
              <w:bottom w:val="single" w:sz="6" w:space="0" w:color="000000"/>
              <w:right w:val="single" w:sz="6" w:space="0" w:color="000000"/>
            </w:tcBorders>
            <w:hideMark/>
          </w:tcPr>
          <w:p w14:paraId="0D46E2DA" w14:textId="77777777" w:rsidR="00670819" w:rsidRDefault="00670819" w:rsidP="00FE0843">
            <w:pPr>
              <w:pStyle w:val="TableText0"/>
              <w:rPr>
                <w:ins w:id="458" w:author="gugun wasp" w:date="2019-04-09T13:02:00Z"/>
                <w:rFonts w:asciiTheme="minorHAnsi" w:hAnsiTheme="minorHAnsi" w:cstheme="minorHAnsi"/>
                <w:sz w:val="22"/>
                <w:szCs w:val="22"/>
                <w:lang w:eastAsia="zh-CN"/>
              </w:rPr>
            </w:pPr>
            <w:ins w:id="459" w:author="gugun wasp" w:date="2019-04-09T13:02:00Z">
              <w:r>
                <w:rPr>
                  <w:rFonts w:asciiTheme="minorHAnsi" w:hAnsiTheme="minorHAnsi" w:cstheme="minorHAnsi"/>
                  <w:sz w:val="22"/>
                  <w:szCs w:val="22"/>
                </w:rPr>
                <w:t>Org Commission Received</w:t>
              </w:r>
            </w:ins>
          </w:p>
        </w:tc>
      </w:tr>
    </w:tbl>
    <w:p w14:paraId="18ADC259" w14:textId="77777777" w:rsidR="00670819" w:rsidRDefault="00670819" w:rsidP="00670819">
      <w:pPr>
        <w:rPr>
          <w:ins w:id="460" w:author="gugun wasp" w:date="2019-04-09T13:02:00Z"/>
          <w:rFonts w:cstheme="minorHAnsi"/>
          <w:kern w:val="2"/>
          <w:lang w:eastAsia="zh-CN"/>
        </w:rPr>
      </w:pPr>
    </w:p>
    <w:p w14:paraId="5D059FD4" w14:textId="77777777" w:rsidR="00670819" w:rsidRDefault="00670819" w:rsidP="00670819">
      <w:pPr>
        <w:ind w:firstLine="648"/>
        <w:rPr>
          <w:ins w:id="461" w:author="gugun wasp" w:date="2019-04-09T13:02:00Z"/>
          <w:rFonts w:cstheme="minorHAnsi"/>
          <w:b/>
          <w:kern w:val="2"/>
          <w:lang w:eastAsia="zh-CN"/>
        </w:rPr>
      </w:pPr>
      <w:ins w:id="462" w:author="gugun wasp" w:date="2019-04-09T13:02:00Z">
        <w:r>
          <w:rPr>
            <w:rFonts w:cstheme="minorHAnsi"/>
            <w:b/>
            <w:kern w:val="2"/>
            <w:lang w:eastAsia="zh-CN"/>
          </w:rPr>
          <w:t>Result Parameter Specification</w:t>
        </w:r>
      </w:ins>
    </w:p>
    <w:tbl>
      <w:tblPr>
        <w:tblW w:w="9645" w:type="dxa"/>
        <w:tblInd w:w="8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3"/>
        <w:gridCol w:w="1134"/>
        <w:gridCol w:w="1561"/>
        <w:gridCol w:w="1561"/>
        <w:gridCol w:w="3266"/>
      </w:tblGrid>
      <w:tr w:rsidR="00670819" w14:paraId="6EC89082" w14:textId="77777777" w:rsidTr="00FE0843">
        <w:trPr>
          <w:tblHeader/>
          <w:ins w:id="463" w:author="gugun wasp" w:date="2019-04-09T13:02:00Z"/>
        </w:trPr>
        <w:tc>
          <w:tcPr>
            <w:tcW w:w="5000" w:type="pct"/>
            <w:gridSpan w:val="5"/>
            <w:tcBorders>
              <w:top w:val="single" w:sz="6" w:space="0" w:color="000000"/>
              <w:left w:val="single" w:sz="6" w:space="0" w:color="auto"/>
              <w:bottom w:val="single" w:sz="6" w:space="0" w:color="000000"/>
              <w:right w:val="single" w:sz="6" w:space="0" w:color="000000"/>
            </w:tcBorders>
            <w:shd w:val="clear" w:color="auto" w:fill="D9D9D9"/>
            <w:hideMark/>
          </w:tcPr>
          <w:p w14:paraId="3BD17D81" w14:textId="77777777" w:rsidR="00670819" w:rsidRDefault="00670819" w:rsidP="00FE0843">
            <w:pPr>
              <w:pStyle w:val="TableHeading"/>
              <w:rPr>
                <w:ins w:id="464" w:author="gugun wasp" w:date="2019-04-09T13:02:00Z"/>
                <w:rFonts w:asciiTheme="minorHAnsi" w:hAnsiTheme="minorHAnsi" w:cstheme="minorHAnsi"/>
                <w:sz w:val="22"/>
                <w:szCs w:val="22"/>
                <w:lang w:eastAsia="zh-CN"/>
              </w:rPr>
            </w:pPr>
            <w:ins w:id="465" w:author="gugun wasp" w:date="2019-04-09T13:02:00Z">
              <w:r>
                <w:rPr>
                  <w:rFonts w:asciiTheme="minorHAnsi" w:hAnsiTheme="minorHAnsi" w:cstheme="minorHAnsi"/>
                  <w:sz w:val="22"/>
                  <w:szCs w:val="22"/>
                </w:rPr>
                <w:t>Body specification</w:t>
              </w:r>
            </w:ins>
          </w:p>
        </w:tc>
      </w:tr>
      <w:tr w:rsidR="00670819" w14:paraId="73607E64" w14:textId="77777777" w:rsidTr="00FE0843">
        <w:trPr>
          <w:ins w:id="466" w:author="gugun wasp" w:date="2019-04-09T13:02:00Z"/>
        </w:trPr>
        <w:tc>
          <w:tcPr>
            <w:tcW w:w="1101" w:type="pct"/>
            <w:tcBorders>
              <w:top w:val="single" w:sz="6" w:space="0" w:color="000000"/>
              <w:left w:val="single" w:sz="6" w:space="0" w:color="000000"/>
              <w:bottom w:val="single" w:sz="6" w:space="0" w:color="000000"/>
              <w:right w:val="single" w:sz="6" w:space="0" w:color="000000"/>
            </w:tcBorders>
            <w:hideMark/>
          </w:tcPr>
          <w:p w14:paraId="1F5CB27B" w14:textId="77777777" w:rsidR="00670819" w:rsidRDefault="00670819" w:rsidP="00FE0843">
            <w:pPr>
              <w:pStyle w:val="TableText0"/>
              <w:rPr>
                <w:ins w:id="467" w:author="gugun wasp" w:date="2019-04-09T13:02:00Z"/>
                <w:rFonts w:asciiTheme="minorHAnsi" w:hAnsiTheme="minorHAnsi" w:cstheme="minorHAnsi"/>
                <w:sz w:val="22"/>
                <w:szCs w:val="22"/>
                <w:lang w:eastAsia="zh-CN"/>
              </w:rPr>
            </w:pPr>
            <w:ins w:id="468" w:author="gugun wasp" w:date="2019-04-09T13:02:00Z">
              <w:r>
                <w:rPr>
                  <w:rFonts w:asciiTheme="minorHAnsi" w:hAnsiTheme="minorHAnsi" w:cstheme="minorHAnsi"/>
                  <w:b/>
                  <w:sz w:val="22"/>
                  <w:szCs w:val="22"/>
                </w:rPr>
                <w:t>Element</w:t>
              </w:r>
            </w:ins>
          </w:p>
        </w:tc>
        <w:tc>
          <w:tcPr>
            <w:tcW w:w="3899" w:type="pct"/>
            <w:gridSpan w:val="4"/>
            <w:tcBorders>
              <w:top w:val="single" w:sz="6" w:space="0" w:color="000000"/>
              <w:left w:val="single" w:sz="6" w:space="0" w:color="000000"/>
              <w:bottom w:val="single" w:sz="6" w:space="0" w:color="000000"/>
              <w:right w:val="single" w:sz="6" w:space="0" w:color="000000"/>
            </w:tcBorders>
            <w:hideMark/>
          </w:tcPr>
          <w:p w14:paraId="4237D7D9" w14:textId="77777777" w:rsidR="00670819" w:rsidRDefault="00670819" w:rsidP="00FE0843">
            <w:pPr>
              <w:pStyle w:val="TableText0"/>
              <w:rPr>
                <w:ins w:id="469" w:author="gugun wasp" w:date="2019-04-09T13:02:00Z"/>
                <w:rFonts w:asciiTheme="minorHAnsi" w:hAnsiTheme="minorHAnsi" w:cstheme="minorHAnsi"/>
                <w:sz w:val="22"/>
                <w:szCs w:val="22"/>
                <w:lang w:eastAsia="zh-CN"/>
              </w:rPr>
            </w:pPr>
            <w:ins w:id="470" w:author="gugun wasp" w:date="2019-04-09T13:02:00Z">
              <w:r>
                <w:rPr>
                  <w:rFonts w:asciiTheme="minorHAnsi" w:hAnsiTheme="minorHAnsi" w:cstheme="minorHAnsi"/>
                  <w:sz w:val="22"/>
                  <w:szCs w:val="22"/>
                </w:rPr>
                <w:t>Result/Body/QueryOrganizationBalanceResult</w:t>
              </w:r>
            </w:ins>
          </w:p>
        </w:tc>
      </w:tr>
      <w:tr w:rsidR="00670819" w14:paraId="1EAC989B" w14:textId="77777777" w:rsidTr="00FE0843">
        <w:trPr>
          <w:ins w:id="471" w:author="gugun wasp" w:date="2019-04-09T13:02:00Z"/>
        </w:trPr>
        <w:tc>
          <w:tcPr>
            <w:tcW w:w="1101" w:type="pct"/>
            <w:tcBorders>
              <w:top w:val="single" w:sz="6" w:space="0" w:color="000000"/>
              <w:left w:val="single" w:sz="6" w:space="0" w:color="000000"/>
              <w:bottom w:val="single" w:sz="6" w:space="0" w:color="000000"/>
              <w:right w:val="single" w:sz="6" w:space="0" w:color="000000"/>
            </w:tcBorders>
            <w:hideMark/>
          </w:tcPr>
          <w:p w14:paraId="57DDA502" w14:textId="77777777" w:rsidR="00670819" w:rsidRDefault="00670819" w:rsidP="00FE0843">
            <w:pPr>
              <w:pStyle w:val="TableText0"/>
              <w:rPr>
                <w:ins w:id="472" w:author="gugun wasp" w:date="2019-04-09T13:02:00Z"/>
                <w:rFonts w:asciiTheme="minorHAnsi" w:hAnsiTheme="minorHAnsi" w:cstheme="minorHAnsi"/>
                <w:sz w:val="22"/>
                <w:szCs w:val="22"/>
                <w:lang w:eastAsia="zh-CN"/>
              </w:rPr>
            </w:pPr>
            <w:ins w:id="473" w:author="gugun wasp" w:date="2019-04-09T13:02:00Z">
              <w:r>
                <w:rPr>
                  <w:rFonts w:asciiTheme="minorHAnsi" w:hAnsiTheme="minorHAnsi" w:cstheme="minorHAnsi"/>
                  <w:b/>
                  <w:sz w:val="22"/>
                  <w:szCs w:val="22"/>
                </w:rPr>
                <w:t>Element Type</w:t>
              </w:r>
            </w:ins>
          </w:p>
        </w:tc>
        <w:tc>
          <w:tcPr>
            <w:tcW w:w="3899" w:type="pct"/>
            <w:gridSpan w:val="4"/>
            <w:tcBorders>
              <w:top w:val="single" w:sz="6" w:space="0" w:color="000000"/>
              <w:left w:val="single" w:sz="6" w:space="0" w:color="000000"/>
              <w:bottom w:val="single" w:sz="6" w:space="0" w:color="000000"/>
              <w:right w:val="single" w:sz="6" w:space="0" w:color="000000"/>
            </w:tcBorders>
            <w:hideMark/>
          </w:tcPr>
          <w:p w14:paraId="6D10201B" w14:textId="77777777" w:rsidR="00670819" w:rsidRDefault="00670819" w:rsidP="00FE0843">
            <w:pPr>
              <w:pStyle w:val="TableText0"/>
              <w:rPr>
                <w:ins w:id="474" w:author="gugun wasp" w:date="2019-04-09T13:02:00Z"/>
                <w:rFonts w:asciiTheme="minorHAnsi" w:hAnsiTheme="minorHAnsi" w:cstheme="minorHAnsi"/>
                <w:sz w:val="22"/>
                <w:szCs w:val="22"/>
                <w:lang w:eastAsia="zh-CN"/>
              </w:rPr>
            </w:pPr>
            <w:ins w:id="475" w:author="gugun wasp" w:date="2019-04-09T13:02:00Z">
              <w:r>
                <w:rPr>
                  <w:rFonts w:asciiTheme="minorHAnsi" w:hAnsiTheme="minorHAnsi" w:cstheme="minorHAnsi"/>
                  <w:sz w:val="22"/>
                  <w:szCs w:val="22"/>
                </w:rPr>
                <w:t>QueryOrganizationBalanceResult</w:t>
              </w:r>
            </w:ins>
          </w:p>
        </w:tc>
      </w:tr>
      <w:tr w:rsidR="00670819" w14:paraId="3A65B08C" w14:textId="77777777" w:rsidTr="00FE0843">
        <w:trPr>
          <w:ins w:id="476" w:author="gugun wasp" w:date="2019-04-09T13:02:00Z"/>
        </w:trPr>
        <w:tc>
          <w:tcPr>
            <w:tcW w:w="5000" w:type="pct"/>
            <w:gridSpan w:val="5"/>
            <w:tcBorders>
              <w:top w:val="single" w:sz="6" w:space="0" w:color="000000"/>
              <w:left w:val="single" w:sz="6" w:space="0" w:color="000000"/>
              <w:bottom w:val="single" w:sz="6" w:space="0" w:color="000000"/>
              <w:right w:val="single" w:sz="6" w:space="0" w:color="000000"/>
            </w:tcBorders>
            <w:hideMark/>
          </w:tcPr>
          <w:p w14:paraId="5E674241" w14:textId="77777777" w:rsidR="00670819" w:rsidRDefault="00670819" w:rsidP="00FE0843">
            <w:pPr>
              <w:pStyle w:val="TableText0"/>
              <w:rPr>
                <w:ins w:id="477" w:author="gugun wasp" w:date="2019-04-09T13:02:00Z"/>
                <w:rFonts w:asciiTheme="minorHAnsi" w:hAnsiTheme="minorHAnsi" w:cstheme="minorHAnsi"/>
                <w:sz w:val="22"/>
                <w:szCs w:val="22"/>
                <w:lang w:eastAsia="zh-CN"/>
              </w:rPr>
            </w:pPr>
            <w:ins w:id="478" w:author="gugun wasp" w:date="2019-04-09T13:02:00Z">
              <w:r>
                <w:rPr>
                  <w:rFonts w:asciiTheme="minorHAnsi" w:hAnsiTheme="minorHAnsi" w:cstheme="minorHAnsi"/>
                  <w:b/>
                  <w:sz w:val="22"/>
                  <w:szCs w:val="22"/>
                </w:rPr>
                <w:t>Fields in QueryOrganizationBalanceResult type</w:t>
              </w:r>
            </w:ins>
          </w:p>
        </w:tc>
      </w:tr>
      <w:tr w:rsidR="00670819" w14:paraId="6DD9BC6A" w14:textId="77777777" w:rsidTr="00FE0843">
        <w:trPr>
          <w:ins w:id="479" w:author="gugun wasp" w:date="2019-04-09T13:02:00Z"/>
        </w:trPr>
        <w:tc>
          <w:tcPr>
            <w:tcW w:w="1101" w:type="pct"/>
            <w:tcBorders>
              <w:top w:val="single" w:sz="6" w:space="0" w:color="000000"/>
              <w:left w:val="single" w:sz="6" w:space="0" w:color="000000"/>
              <w:bottom w:val="single" w:sz="6" w:space="0" w:color="000000"/>
              <w:right w:val="single" w:sz="6" w:space="0" w:color="000000"/>
            </w:tcBorders>
            <w:vAlign w:val="bottom"/>
            <w:hideMark/>
          </w:tcPr>
          <w:p w14:paraId="6A32CB24" w14:textId="77777777" w:rsidR="00670819" w:rsidRDefault="00670819" w:rsidP="00FE0843">
            <w:pPr>
              <w:pStyle w:val="TableText0"/>
              <w:rPr>
                <w:ins w:id="480" w:author="gugun wasp" w:date="2019-04-09T13:02:00Z"/>
                <w:rFonts w:asciiTheme="minorHAnsi" w:hAnsiTheme="minorHAnsi" w:cstheme="minorHAnsi"/>
                <w:sz w:val="22"/>
                <w:szCs w:val="22"/>
                <w:lang w:eastAsia="zh-CN"/>
              </w:rPr>
            </w:pPr>
            <w:ins w:id="481" w:author="gugun wasp" w:date="2019-04-09T13:02:00Z">
              <w:r>
                <w:rPr>
                  <w:rFonts w:asciiTheme="minorHAnsi" w:hAnsiTheme="minorHAnsi" w:cstheme="minorHAnsi"/>
                  <w:b/>
                  <w:sz w:val="22"/>
                  <w:szCs w:val="22"/>
                </w:rPr>
                <w:t>Parameter</w:t>
              </w:r>
            </w:ins>
          </w:p>
        </w:tc>
        <w:tc>
          <w:tcPr>
            <w:tcW w:w="588" w:type="pct"/>
            <w:tcBorders>
              <w:top w:val="single" w:sz="6" w:space="0" w:color="000000"/>
              <w:left w:val="single" w:sz="6" w:space="0" w:color="000000"/>
              <w:bottom w:val="single" w:sz="6" w:space="0" w:color="000000"/>
              <w:right w:val="single" w:sz="6" w:space="0" w:color="000000"/>
            </w:tcBorders>
            <w:vAlign w:val="bottom"/>
            <w:hideMark/>
          </w:tcPr>
          <w:p w14:paraId="39A80D94" w14:textId="77777777" w:rsidR="00670819" w:rsidRDefault="00670819" w:rsidP="00FE0843">
            <w:pPr>
              <w:pStyle w:val="TableText0"/>
              <w:rPr>
                <w:ins w:id="482" w:author="gugun wasp" w:date="2019-04-09T13:02:00Z"/>
                <w:rFonts w:asciiTheme="minorHAnsi" w:hAnsiTheme="minorHAnsi" w:cstheme="minorHAnsi"/>
                <w:sz w:val="22"/>
                <w:szCs w:val="22"/>
                <w:lang w:eastAsia="zh-CN"/>
              </w:rPr>
            </w:pPr>
            <w:ins w:id="483" w:author="gugun wasp" w:date="2019-04-09T13:02:00Z">
              <w:r>
                <w:rPr>
                  <w:rFonts w:asciiTheme="minorHAnsi" w:hAnsiTheme="minorHAnsi" w:cstheme="minorHAnsi"/>
                  <w:b/>
                  <w:sz w:val="22"/>
                  <w:szCs w:val="22"/>
                </w:rPr>
                <w:t>Data Type</w:t>
              </w:r>
            </w:ins>
          </w:p>
        </w:tc>
        <w:tc>
          <w:tcPr>
            <w:tcW w:w="809" w:type="pct"/>
            <w:tcBorders>
              <w:top w:val="single" w:sz="6" w:space="0" w:color="000000"/>
              <w:left w:val="single" w:sz="6" w:space="0" w:color="000000"/>
              <w:bottom w:val="single" w:sz="6" w:space="0" w:color="000000"/>
              <w:right w:val="single" w:sz="6" w:space="0" w:color="000000"/>
            </w:tcBorders>
            <w:vAlign w:val="bottom"/>
            <w:hideMark/>
          </w:tcPr>
          <w:p w14:paraId="7F1DB703" w14:textId="77777777" w:rsidR="00670819" w:rsidRDefault="00670819" w:rsidP="00FE0843">
            <w:pPr>
              <w:pStyle w:val="TableText0"/>
              <w:rPr>
                <w:ins w:id="484" w:author="gugun wasp" w:date="2019-04-09T13:02:00Z"/>
                <w:rFonts w:asciiTheme="minorHAnsi" w:hAnsiTheme="minorHAnsi" w:cstheme="minorHAnsi"/>
                <w:sz w:val="22"/>
                <w:szCs w:val="22"/>
                <w:lang w:eastAsia="zh-CN"/>
              </w:rPr>
            </w:pPr>
            <w:ins w:id="485" w:author="gugun wasp" w:date="2019-04-09T13:02:00Z">
              <w:r>
                <w:rPr>
                  <w:rFonts w:asciiTheme="minorHAnsi" w:hAnsiTheme="minorHAnsi" w:cstheme="minorHAnsi"/>
                  <w:b/>
                  <w:sz w:val="22"/>
                  <w:szCs w:val="22"/>
                </w:rPr>
                <w:t>Mandatory or Optional</w:t>
              </w:r>
            </w:ins>
          </w:p>
        </w:tc>
        <w:tc>
          <w:tcPr>
            <w:tcW w:w="809" w:type="pct"/>
            <w:tcBorders>
              <w:top w:val="single" w:sz="6" w:space="0" w:color="000000"/>
              <w:left w:val="single" w:sz="6" w:space="0" w:color="000000"/>
              <w:bottom w:val="single" w:sz="6" w:space="0" w:color="000000"/>
              <w:right w:val="single" w:sz="6" w:space="0" w:color="000000"/>
            </w:tcBorders>
            <w:vAlign w:val="bottom"/>
            <w:hideMark/>
          </w:tcPr>
          <w:p w14:paraId="3202DC89" w14:textId="77777777" w:rsidR="00670819" w:rsidRDefault="00670819" w:rsidP="00FE0843">
            <w:pPr>
              <w:pStyle w:val="TableText0"/>
              <w:rPr>
                <w:ins w:id="486" w:author="gugun wasp" w:date="2019-04-09T13:02:00Z"/>
                <w:rFonts w:asciiTheme="minorHAnsi" w:hAnsiTheme="minorHAnsi" w:cstheme="minorHAnsi"/>
                <w:sz w:val="22"/>
                <w:szCs w:val="22"/>
                <w:lang w:eastAsia="zh-CN"/>
              </w:rPr>
            </w:pPr>
            <w:ins w:id="487" w:author="gugun wasp" w:date="2019-04-09T13:02:00Z">
              <w:r>
                <w:rPr>
                  <w:rFonts w:asciiTheme="minorHAnsi" w:hAnsiTheme="minorHAnsi" w:cstheme="minorHAnsi"/>
                  <w:b/>
                  <w:sz w:val="22"/>
                  <w:szCs w:val="22"/>
                </w:rPr>
                <w:t>Description</w:t>
              </w:r>
            </w:ins>
          </w:p>
        </w:tc>
        <w:tc>
          <w:tcPr>
            <w:tcW w:w="1693" w:type="pct"/>
            <w:tcBorders>
              <w:top w:val="single" w:sz="6" w:space="0" w:color="000000"/>
              <w:left w:val="single" w:sz="6" w:space="0" w:color="000000"/>
              <w:bottom w:val="single" w:sz="6" w:space="0" w:color="000000"/>
              <w:right w:val="single" w:sz="6" w:space="0" w:color="000000"/>
            </w:tcBorders>
            <w:vAlign w:val="bottom"/>
            <w:hideMark/>
          </w:tcPr>
          <w:p w14:paraId="32D343B8" w14:textId="77777777" w:rsidR="00670819" w:rsidRDefault="00670819" w:rsidP="00FE0843">
            <w:pPr>
              <w:pStyle w:val="TableText0"/>
              <w:rPr>
                <w:ins w:id="488" w:author="gugun wasp" w:date="2019-04-09T13:02:00Z"/>
                <w:rFonts w:asciiTheme="minorHAnsi" w:hAnsiTheme="minorHAnsi" w:cstheme="minorHAnsi"/>
                <w:sz w:val="22"/>
                <w:szCs w:val="22"/>
                <w:lang w:eastAsia="zh-CN"/>
              </w:rPr>
            </w:pPr>
            <w:ins w:id="489" w:author="gugun wasp" w:date="2019-04-09T13:02:00Z">
              <w:r>
                <w:rPr>
                  <w:rFonts w:asciiTheme="minorHAnsi" w:hAnsiTheme="minorHAnsi" w:cstheme="minorHAnsi"/>
                  <w:b/>
                  <w:sz w:val="22"/>
                  <w:szCs w:val="22"/>
                </w:rPr>
                <w:t>Example</w:t>
              </w:r>
            </w:ins>
          </w:p>
        </w:tc>
      </w:tr>
      <w:tr w:rsidR="00670819" w14:paraId="56C45CB9" w14:textId="77777777" w:rsidTr="00FE0843">
        <w:trPr>
          <w:ins w:id="490" w:author="gugun wasp" w:date="2019-04-09T13:02:00Z"/>
        </w:trPr>
        <w:tc>
          <w:tcPr>
            <w:tcW w:w="1101" w:type="pct"/>
            <w:tcBorders>
              <w:top w:val="single" w:sz="6" w:space="0" w:color="000000"/>
              <w:left w:val="single" w:sz="6" w:space="0" w:color="000000"/>
              <w:bottom w:val="single" w:sz="6" w:space="0" w:color="000000"/>
              <w:right w:val="single" w:sz="6" w:space="0" w:color="000000"/>
            </w:tcBorders>
            <w:hideMark/>
          </w:tcPr>
          <w:p w14:paraId="551E0ECA" w14:textId="77777777" w:rsidR="00670819" w:rsidRDefault="00670819" w:rsidP="00FE0843">
            <w:pPr>
              <w:pStyle w:val="TableText0"/>
              <w:rPr>
                <w:ins w:id="491" w:author="gugun wasp" w:date="2019-04-09T13:02:00Z"/>
                <w:rFonts w:asciiTheme="minorHAnsi" w:hAnsiTheme="minorHAnsi" w:cstheme="minorHAnsi"/>
                <w:sz w:val="22"/>
                <w:szCs w:val="22"/>
                <w:lang w:eastAsia="zh-CN"/>
              </w:rPr>
            </w:pPr>
            <w:ins w:id="492" w:author="gugun wasp" w:date="2019-04-09T13:02:00Z">
              <w:r>
                <w:rPr>
                  <w:rFonts w:asciiTheme="minorHAnsi" w:hAnsiTheme="minorHAnsi" w:cstheme="minorHAnsi"/>
                  <w:sz w:val="22"/>
                  <w:szCs w:val="22"/>
                </w:rPr>
                <w:t>BOCompletedTime</w:t>
              </w:r>
            </w:ins>
          </w:p>
        </w:tc>
        <w:tc>
          <w:tcPr>
            <w:tcW w:w="588" w:type="pct"/>
            <w:tcBorders>
              <w:top w:val="single" w:sz="6" w:space="0" w:color="000000"/>
              <w:left w:val="single" w:sz="6" w:space="0" w:color="000000"/>
              <w:bottom w:val="single" w:sz="6" w:space="0" w:color="000000"/>
              <w:right w:val="single" w:sz="6" w:space="0" w:color="000000"/>
            </w:tcBorders>
            <w:hideMark/>
          </w:tcPr>
          <w:p w14:paraId="7D2A44F4" w14:textId="77777777" w:rsidR="00670819" w:rsidRDefault="00670819" w:rsidP="00FE0843">
            <w:pPr>
              <w:pStyle w:val="TableText0"/>
              <w:rPr>
                <w:ins w:id="493" w:author="gugun wasp" w:date="2019-04-09T13:02:00Z"/>
                <w:rFonts w:asciiTheme="minorHAnsi" w:hAnsiTheme="minorHAnsi" w:cstheme="minorHAnsi"/>
                <w:sz w:val="22"/>
                <w:szCs w:val="22"/>
                <w:lang w:eastAsia="zh-CN"/>
              </w:rPr>
            </w:pPr>
            <w:ins w:id="494" w:author="gugun wasp" w:date="2019-04-09T13:02:00Z">
              <w:r>
                <w:rPr>
                  <w:rFonts w:asciiTheme="minorHAnsi" w:hAnsiTheme="minorHAnsi" w:cstheme="minorHAnsi"/>
                  <w:sz w:val="22"/>
                  <w:szCs w:val="22"/>
                </w:rPr>
                <w:t>xs:string</w:t>
              </w:r>
            </w:ins>
          </w:p>
        </w:tc>
        <w:tc>
          <w:tcPr>
            <w:tcW w:w="809" w:type="pct"/>
            <w:tcBorders>
              <w:top w:val="single" w:sz="6" w:space="0" w:color="000000"/>
              <w:left w:val="single" w:sz="6" w:space="0" w:color="000000"/>
              <w:bottom w:val="single" w:sz="6" w:space="0" w:color="000000"/>
              <w:right w:val="single" w:sz="6" w:space="0" w:color="000000"/>
            </w:tcBorders>
            <w:hideMark/>
          </w:tcPr>
          <w:p w14:paraId="59A44238" w14:textId="77777777" w:rsidR="00670819" w:rsidRDefault="00670819" w:rsidP="00FE0843">
            <w:pPr>
              <w:pStyle w:val="TableText0"/>
              <w:rPr>
                <w:ins w:id="495" w:author="gugun wasp" w:date="2019-04-09T13:02:00Z"/>
                <w:rFonts w:asciiTheme="minorHAnsi" w:hAnsiTheme="minorHAnsi" w:cstheme="minorHAnsi"/>
                <w:sz w:val="22"/>
                <w:szCs w:val="22"/>
                <w:lang w:eastAsia="zh-CN"/>
              </w:rPr>
            </w:pPr>
            <w:ins w:id="496" w:author="gugun wasp" w:date="2019-04-09T13:02:00Z">
              <w:r>
                <w:rPr>
                  <w:rFonts w:asciiTheme="minorHAnsi" w:hAnsiTheme="minorHAnsi" w:cstheme="minorHAnsi"/>
                  <w:sz w:val="22"/>
                  <w:szCs w:val="22"/>
                </w:rPr>
                <w:t>Mandatory</w:t>
              </w:r>
            </w:ins>
          </w:p>
        </w:tc>
        <w:tc>
          <w:tcPr>
            <w:tcW w:w="809" w:type="pct"/>
            <w:tcBorders>
              <w:top w:val="single" w:sz="6" w:space="0" w:color="000000"/>
              <w:left w:val="single" w:sz="6" w:space="0" w:color="000000"/>
              <w:bottom w:val="single" w:sz="6" w:space="0" w:color="000000"/>
              <w:right w:val="single" w:sz="6" w:space="0" w:color="000000"/>
            </w:tcBorders>
            <w:hideMark/>
          </w:tcPr>
          <w:p w14:paraId="0D8D48AC" w14:textId="77777777" w:rsidR="00670819" w:rsidRDefault="00670819" w:rsidP="00FE0843">
            <w:pPr>
              <w:pStyle w:val="TableText0"/>
              <w:rPr>
                <w:ins w:id="497" w:author="gugun wasp" w:date="2019-04-09T13:02:00Z"/>
                <w:rFonts w:asciiTheme="minorHAnsi" w:hAnsiTheme="minorHAnsi" w:cstheme="minorHAnsi"/>
                <w:sz w:val="22"/>
                <w:szCs w:val="22"/>
                <w:lang w:eastAsia="zh-CN"/>
              </w:rPr>
            </w:pPr>
            <w:ins w:id="498" w:author="gugun wasp" w:date="2019-04-09T13:02:00Z">
              <w:r>
                <w:rPr>
                  <w:rFonts w:asciiTheme="minorHAnsi" w:hAnsiTheme="minorHAnsi" w:cstheme="minorHAnsi"/>
                  <w:sz w:val="22"/>
                  <w:szCs w:val="22"/>
                </w:rPr>
                <w:t xml:space="preserve">Indicates the data time when the business operation was completed, as recorded in </w:t>
              </w:r>
              <w:r>
                <w:rPr>
                  <w:rFonts w:asciiTheme="minorHAnsi" w:hAnsiTheme="minorHAnsi" w:cstheme="minorHAnsi"/>
                  <w:sz w:val="22"/>
                  <w:szCs w:val="22"/>
                </w:rPr>
                <w:lastRenderedPageBreak/>
                <w:t>the Mobile Money system. The format is yyyyMMddHHmmss.</w:t>
              </w:r>
            </w:ins>
          </w:p>
        </w:tc>
        <w:tc>
          <w:tcPr>
            <w:tcW w:w="1693" w:type="pct"/>
            <w:tcBorders>
              <w:top w:val="single" w:sz="6" w:space="0" w:color="000000"/>
              <w:left w:val="single" w:sz="6" w:space="0" w:color="000000"/>
              <w:bottom w:val="single" w:sz="6" w:space="0" w:color="000000"/>
              <w:right w:val="single" w:sz="6" w:space="0" w:color="000000"/>
            </w:tcBorders>
            <w:hideMark/>
          </w:tcPr>
          <w:p w14:paraId="0029984C" w14:textId="77777777" w:rsidR="00670819" w:rsidRDefault="00670819" w:rsidP="00FE0843">
            <w:pPr>
              <w:pStyle w:val="TableText0"/>
              <w:rPr>
                <w:ins w:id="499" w:author="gugun wasp" w:date="2019-04-09T13:02:00Z"/>
                <w:rFonts w:asciiTheme="minorHAnsi" w:hAnsiTheme="minorHAnsi" w:cstheme="minorHAnsi"/>
                <w:sz w:val="22"/>
                <w:szCs w:val="22"/>
                <w:lang w:eastAsia="zh-CN"/>
              </w:rPr>
            </w:pPr>
            <w:ins w:id="500" w:author="gugun wasp" w:date="2019-04-09T13:02:00Z">
              <w:r>
                <w:rPr>
                  <w:rFonts w:asciiTheme="minorHAnsi" w:hAnsiTheme="minorHAnsi" w:cstheme="minorHAnsi"/>
                  <w:sz w:val="22"/>
                  <w:szCs w:val="22"/>
                </w:rPr>
                <w:lastRenderedPageBreak/>
                <w:t>20140614192020</w:t>
              </w:r>
            </w:ins>
          </w:p>
        </w:tc>
      </w:tr>
      <w:tr w:rsidR="00670819" w14:paraId="3D13A439" w14:textId="77777777" w:rsidTr="00FE0843">
        <w:trPr>
          <w:ins w:id="501" w:author="gugun wasp" w:date="2019-04-09T13:02:00Z"/>
        </w:trPr>
        <w:tc>
          <w:tcPr>
            <w:tcW w:w="1101" w:type="pct"/>
            <w:tcBorders>
              <w:top w:val="single" w:sz="6" w:space="0" w:color="000000"/>
              <w:left w:val="single" w:sz="6" w:space="0" w:color="000000"/>
              <w:bottom w:val="single" w:sz="6" w:space="0" w:color="000000"/>
              <w:right w:val="single" w:sz="6" w:space="0" w:color="000000"/>
            </w:tcBorders>
            <w:hideMark/>
          </w:tcPr>
          <w:p w14:paraId="4625F921" w14:textId="77777777" w:rsidR="00670819" w:rsidRDefault="00670819" w:rsidP="00FE0843">
            <w:pPr>
              <w:pStyle w:val="TableText0"/>
              <w:rPr>
                <w:ins w:id="502" w:author="gugun wasp" w:date="2019-04-09T13:02:00Z"/>
                <w:rFonts w:asciiTheme="minorHAnsi" w:hAnsiTheme="minorHAnsi" w:cstheme="minorHAnsi"/>
                <w:sz w:val="22"/>
                <w:szCs w:val="22"/>
                <w:lang w:eastAsia="zh-CN"/>
              </w:rPr>
            </w:pPr>
            <w:ins w:id="503" w:author="gugun wasp" w:date="2019-04-09T13:02:00Z">
              <w:r>
                <w:rPr>
                  <w:rFonts w:asciiTheme="minorHAnsi" w:hAnsiTheme="minorHAnsi" w:cstheme="minorHAnsi"/>
                  <w:sz w:val="22"/>
                  <w:szCs w:val="22"/>
                </w:rPr>
                <w:lastRenderedPageBreak/>
                <w:t>AccountBalanceData</w:t>
              </w:r>
            </w:ins>
          </w:p>
        </w:tc>
        <w:tc>
          <w:tcPr>
            <w:tcW w:w="588" w:type="pct"/>
            <w:tcBorders>
              <w:top w:val="single" w:sz="6" w:space="0" w:color="000000"/>
              <w:left w:val="single" w:sz="6" w:space="0" w:color="000000"/>
              <w:bottom w:val="single" w:sz="6" w:space="0" w:color="000000"/>
              <w:right w:val="single" w:sz="6" w:space="0" w:color="000000"/>
            </w:tcBorders>
            <w:hideMark/>
          </w:tcPr>
          <w:p w14:paraId="39D339A3" w14:textId="77777777" w:rsidR="00670819" w:rsidRDefault="00670819" w:rsidP="00FE0843">
            <w:pPr>
              <w:pStyle w:val="TableText0"/>
              <w:rPr>
                <w:ins w:id="504" w:author="gugun wasp" w:date="2019-04-09T13:02:00Z"/>
                <w:rFonts w:asciiTheme="minorHAnsi" w:hAnsiTheme="minorHAnsi" w:cstheme="minorHAnsi"/>
                <w:sz w:val="22"/>
                <w:szCs w:val="22"/>
                <w:lang w:eastAsia="zh-CN"/>
              </w:rPr>
            </w:pPr>
            <w:ins w:id="505" w:author="gugun wasp" w:date="2019-04-09T13:02:00Z">
              <w:r>
                <w:rPr>
                  <w:rFonts w:asciiTheme="minorHAnsi" w:hAnsiTheme="minorHAnsi" w:cstheme="minorHAnsi"/>
                  <w:sz w:val="22"/>
                  <w:szCs w:val="22"/>
                </w:rPr>
                <w:fldChar w:fldCharType="begin"/>
              </w:r>
              <w:r>
                <w:rPr>
                  <w:rFonts w:asciiTheme="minorHAnsi" w:hAnsiTheme="minorHAnsi" w:cstheme="minorHAnsi"/>
                  <w:sz w:val="22"/>
                  <w:szCs w:val="22"/>
                </w:rPr>
                <w:instrText xml:space="preserve"> HYPERLINK "file:///D:\\Indosat%20MM\\Infra\\CPS%20Version\\Product%20Documentation\\(For%20Engineer)%20CPS%20V100R002C11LID203SPC001%20Product%20Documentation%2015%20(Indonesia,%20Indosat,%20Word)\\CPS%20V100R002%20Core%20API%20Reference%2011%20(Indonesia,%20Indosat).doc" \l "accountbalancetype" \o " " </w:instrText>
              </w:r>
              <w:r>
                <w:rPr>
                  <w:rFonts w:asciiTheme="minorHAnsi" w:hAnsiTheme="minorHAnsi" w:cstheme="minorHAnsi"/>
                  <w:sz w:val="22"/>
                  <w:szCs w:val="22"/>
                </w:rPr>
                <w:fldChar w:fldCharType="separate"/>
              </w:r>
              <w:proofErr w:type="spellStart"/>
              <w:r>
                <w:rPr>
                  <w:rStyle w:val="Hyperlink"/>
                  <w:rFonts w:asciiTheme="minorHAnsi" w:hAnsiTheme="minorHAnsi" w:cstheme="minorHAnsi"/>
                  <w:sz w:val="22"/>
                  <w:szCs w:val="22"/>
                </w:rPr>
                <w:t>AccountBalanceType</w:t>
              </w:r>
              <w:proofErr w:type="spellEnd"/>
              <w:r>
                <w:rPr>
                  <w:rFonts w:asciiTheme="minorHAnsi" w:hAnsiTheme="minorHAnsi" w:cstheme="minorHAnsi"/>
                  <w:sz w:val="22"/>
                  <w:szCs w:val="22"/>
                </w:rPr>
                <w:fldChar w:fldCharType="end"/>
              </w:r>
            </w:ins>
          </w:p>
        </w:tc>
        <w:tc>
          <w:tcPr>
            <w:tcW w:w="809" w:type="pct"/>
            <w:tcBorders>
              <w:top w:val="single" w:sz="6" w:space="0" w:color="000000"/>
              <w:left w:val="single" w:sz="6" w:space="0" w:color="000000"/>
              <w:bottom w:val="single" w:sz="6" w:space="0" w:color="000000"/>
              <w:right w:val="single" w:sz="6" w:space="0" w:color="000000"/>
            </w:tcBorders>
            <w:hideMark/>
          </w:tcPr>
          <w:p w14:paraId="7756E31A" w14:textId="77777777" w:rsidR="00670819" w:rsidRDefault="00670819" w:rsidP="00FE0843">
            <w:pPr>
              <w:pStyle w:val="TableText0"/>
              <w:rPr>
                <w:ins w:id="506" w:author="gugun wasp" w:date="2019-04-09T13:02:00Z"/>
                <w:rFonts w:asciiTheme="minorHAnsi" w:hAnsiTheme="minorHAnsi" w:cstheme="minorHAnsi"/>
                <w:sz w:val="22"/>
                <w:szCs w:val="22"/>
                <w:lang w:eastAsia="zh-CN"/>
              </w:rPr>
            </w:pPr>
            <w:ins w:id="507" w:author="gugun wasp" w:date="2019-04-09T13:02:00Z">
              <w:r>
                <w:rPr>
                  <w:rFonts w:asciiTheme="minorHAnsi" w:hAnsiTheme="minorHAnsi" w:cstheme="minorHAnsi"/>
                  <w:sz w:val="22"/>
                  <w:szCs w:val="22"/>
                </w:rPr>
                <w:t>Mandatory</w:t>
              </w:r>
            </w:ins>
          </w:p>
        </w:tc>
        <w:tc>
          <w:tcPr>
            <w:tcW w:w="809" w:type="pct"/>
            <w:tcBorders>
              <w:top w:val="single" w:sz="6" w:space="0" w:color="000000"/>
              <w:left w:val="single" w:sz="6" w:space="0" w:color="000000"/>
              <w:bottom w:val="single" w:sz="6" w:space="0" w:color="000000"/>
              <w:right w:val="single" w:sz="6" w:space="0" w:color="000000"/>
            </w:tcBorders>
            <w:hideMark/>
          </w:tcPr>
          <w:p w14:paraId="5B5341D2" w14:textId="77777777" w:rsidR="00670819" w:rsidRDefault="00670819" w:rsidP="00FE0843">
            <w:pPr>
              <w:pStyle w:val="TableText0"/>
              <w:rPr>
                <w:ins w:id="508" w:author="gugun wasp" w:date="2019-04-09T13:02:00Z"/>
                <w:rFonts w:asciiTheme="minorHAnsi" w:hAnsiTheme="minorHAnsi" w:cstheme="minorHAnsi"/>
                <w:sz w:val="22"/>
                <w:szCs w:val="22"/>
                <w:lang w:eastAsia="zh-CN"/>
              </w:rPr>
            </w:pPr>
            <w:ins w:id="509" w:author="gugun wasp" w:date="2019-04-09T13:02:00Z">
              <w:r>
                <w:rPr>
                  <w:rFonts w:asciiTheme="minorHAnsi" w:hAnsiTheme="minorHAnsi" w:cstheme="minorHAnsi"/>
                  <w:sz w:val="22"/>
                  <w:szCs w:val="22"/>
                </w:rPr>
                <w:t>Indicates the zero to an infinite number of account balance items.</w:t>
              </w:r>
            </w:ins>
          </w:p>
        </w:tc>
        <w:tc>
          <w:tcPr>
            <w:tcW w:w="1693" w:type="pct"/>
            <w:tcBorders>
              <w:top w:val="single" w:sz="6" w:space="0" w:color="000000"/>
              <w:left w:val="single" w:sz="6" w:space="0" w:color="000000"/>
              <w:bottom w:val="single" w:sz="6" w:space="0" w:color="000000"/>
              <w:right w:val="single" w:sz="6" w:space="0" w:color="000000"/>
            </w:tcBorders>
            <w:hideMark/>
          </w:tcPr>
          <w:p w14:paraId="24110C5A" w14:textId="77777777" w:rsidR="00670819" w:rsidRDefault="00670819" w:rsidP="00FE0843">
            <w:pPr>
              <w:pStyle w:val="TableText0"/>
              <w:rPr>
                <w:ins w:id="510" w:author="gugun wasp" w:date="2019-04-09T13:02:00Z"/>
                <w:rFonts w:asciiTheme="minorHAnsi" w:hAnsiTheme="minorHAnsi" w:cstheme="minorHAnsi"/>
                <w:sz w:val="22"/>
                <w:szCs w:val="22"/>
                <w:lang w:eastAsia="zh-CN"/>
              </w:rPr>
            </w:pPr>
            <w:ins w:id="511" w:author="gugun wasp" w:date="2019-04-09T13:02:00Z">
              <w:r>
                <w:rPr>
                  <w:rFonts w:asciiTheme="minorHAnsi" w:hAnsiTheme="minorHAnsi" w:cstheme="minorHAnsi"/>
                  <w:sz w:val="22"/>
                  <w:szCs w:val="22"/>
                </w:rPr>
                <w:t>AccountHolderID</w:t>
              </w:r>
            </w:ins>
          </w:p>
        </w:tc>
      </w:tr>
    </w:tbl>
    <w:p w14:paraId="358FFC25" w14:textId="77777777" w:rsidR="00670819" w:rsidRDefault="00670819" w:rsidP="00670819">
      <w:pPr>
        <w:rPr>
          <w:ins w:id="512" w:author="gugun wasp" w:date="2019-04-09T13:02:00Z"/>
          <w:rFonts w:cstheme="minorHAnsi"/>
          <w:kern w:val="2"/>
          <w:lang w:eastAsia="zh-CN"/>
        </w:rPr>
      </w:pPr>
    </w:p>
    <w:p w14:paraId="6FC8DE52" w14:textId="77777777" w:rsidR="00670819" w:rsidRDefault="00670819" w:rsidP="00670819">
      <w:pPr>
        <w:ind w:firstLine="648"/>
        <w:rPr>
          <w:ins w:id="513" w:author="gugun wasp" w:date="2019-04-09T13:02:00Z"/>
          <w:rFonts w:cstheme="minorHAnsi"/>
          <w:b/>
          <w:kern w:val="2"/>
          <w:lang w:eastAsia="zh-CN"/>
        </w:rPr>
      </w:pPr>
      <w:ins w:id="514" w:author="gugun wasp" w:date="2019-04-09T13:02:00Z">
        <w:r>
          <w:rPr>
            <w:rFonts w:cstheme="minorHAnsi"/>
            <w:b/>
            <w:kern w:val="2"/>
            <w:lang w:eastAsia="zh-CN"/>
          </w:rPr>
          <w:t xml:space="preserve">Request </w:t>
        </w:r>
      </w:ins>
    </w:p>
    <w:p w14:paraId="0805E98D" w14:textId="77777777" w:rsidR="00670819" w:rsidRDefault="00670819" w:rsidP="00670819">
      <w:pPr>
        <w:ind w:left="1440"/>
        <w:rPr>
          <w:ins w:id="515" w:author="gugun wasp" w:date="2019-04-09T13:02:00Z"/>
          <w:rFonts w:cstheme="minorHAnsi"/>
          <w:kern w:val="2"/>
          <w:lang w:eastAsia="zh-CN"/>
        </w:rPr>
      </w:pPr>
      <w:ins w:id="516" w:author="gugun wasp" w:date="2019-04-09T13:02:00Z">
        <w:r>
          <w:rPr>
            <w:rFonts w:cstheme="minorHAnsi"/>
            <w:kern w:val="2"/>
            <w:lang w:eastAsia="zh-CN"/>
          </w:rPr>
          <w:t xml:space="preserve">&lt;soapenv:Envelope xmlns:soapenv="http://schemas.xmlsoap.org/soap/envelope/" xmlns:api="http://cps.huawei.com/synccpsinterface/api_requestmgr" xmlns:req="http://cps.huawei.com/synccpsinterface/request" xmlns:com="http://cps.huawei.com/synccpsinterface/common"&gt; </w:t>
        </w:r>
      </w:ins>
    </w:p>
    <w:p w14:paraId="65DD8024" w14:textId="77777777" w:rsidR="00670819" w:rsidRDefault="00670819" w:rsidP="00670819">
      <w:pPr>
        <w:ind w:left="1440"/>
        <w:rPr>
          <w:ins w:id="517" w:author="gugun wasp" w:date="2019-04-09T13:02:00Z"/>
          <w:rFonts w:cstheme="minorHAnsi"/>
          <w:kern w:val="2"/>
          <w:lang w:eastAsia="zh-CN"/>
        </w:rPr>
      </w:pPr>
      <w:ins w:id="518" w:author="gugun wasp" w:date="2019-04-09T13:02:00Z">
        <w:r>
          <w:rPr>
            <w:rFonts w:cstheme="minorHAnsi"/>
            <w:kern w:val="2"/>
            <w:lang w:eastAsia="zh-CN"/>
          </w:rPr>
          <w:t xml:space="preserve">  &lt;soapenv:Header/&gt; </w:t>
        </w:r>
      </w:ins>
    </w:p>
    <w:p w14:paraId="7D89CE93" w14:textId="77777777" w:rsidR="00670819" w:rsidRDefault="00670819" w:rsidP="00670819">
      <w:pPr>
        <w:ind w:left="1440"/>
        <w:rPr>
          <w:ins w:id="519" w:author="gugun wasp" w:date="2019-04-09T13:02:00Z"/>
          <w:rFonts w:cstheme="minorHAnsi"/>
          <w:kern w:val="2"/>
          <w:lang w:eastAsia="zh-CN"/>
        </w:rPr>
      </w:pPr>
      <w:ins w:id="520" w:author="gugun wasp" w:date="2019-04-09T13:02:00Z">
        <w:r>
          <w:rPr>
            <w:rFonts w:cstheme="minorHAnsi"/>
            <w:kern w:val="2"/>
            <w:lang w:eastAsia="zh-CN"/>
          </w:rPr>
          <w:t xml:space="preserve">  &lt;soapenv:Body&gt; </w:t>
        </w:r>
      </w:ins>
    </w:p>
    <w:p w14:paraId="2AC6D404" w14:textId="77777777" w:rsidR="00670819" w:rsidRDefault="00670819" w:rsidP="00670819">
      <w:pPr>
        <w:ind w:left="1440"/>
        <w:rPr>
          <w:ins w:id="521" w:author="gugun wasp" w:date="2019-04-09T13:02:00Z"/>
          <w:rFonts w:cstheme="minorHAnsi"/>
          <w:kern w:val="2"/>
          <w:lang w:eastAsia="zh-CN"/>
        </w:rPr>
      </w:pPr>
      <w:ins w:id="522" w:author="gugun wasp" w:date="2019-04-09T13:02:00Z">
        <w:r>
          <w:rPr>
            <w:rFonts w:cstheme="minorHAnsi"/>
            <w:kern w:val="2"/>
            <w:lang w:eastAsia="zh-CN"/>
          </w:rPr>
          <w:t xml:space="preserve">    &lt;api:Request&gt; </w:t>
        </w:r>
      </w:ins>
    </w:p>
    <w:p w14:paraId="28C0659C" w14:textId="77777777" w:rsidR="00670819" w:rsidRDefault="00670819" w:rsidP="00670819">
      <w:pPr>
        <w:ind w:left="1440"/>
        <w:rPr>
          <w:ins w:id="523" w:author="gugun wasp" w:date="2019-04-09T13:02:00Z"/>
          <w:rFonts w:cstheme="minorHAnsi"/>
          <w:kern w:val="2"/>
          <w:lang w:eastAsia="zh-CN"/>
        </w:rPr>
      </w:pPr>
      <w:ins w:id="524" w:author="gugun wasp" w:date="2019-04-09T13:02:00Z">
        <w:r>
          <w:rPr>
            <w:rFonts w:cstheme="minorHAnsi"/>
            <w:kern w:val="2"/>
            <w:lang w:eastAsia="zh-CN"/>
          </w:rPr>
          <w:t xml:space="preserve">      &lt;req:Header&gt; </w:t>
        </w:r>
      </w:ins>
    </w:p>
    <w:p w14:paraId="7806E870" w14:textId="77777777" w:rsidR="00670819" w:rsidRDefault="00670819" w:rsidP="00670819">
      <w:pPr>
        <w:ind w:left="1440"/>
        <w:rPr>
          <w:ins w:id="525" w:author="gugun wasp" w:date="2019-04-09T13:02:00Z"/>
          <w:rFonts w:cstheme="minorHAnsi"/>
          <w:kern w:val="2"/>
          <w:lang w:eastAsia="zh-CN"/>
        </w:rPr>
      </w:pPr>
      <w:ins w:id="526" w:author="gugun wasp" w:date="2019-04-09T13:02:00Z">
        <w:r>
          <w:rPr>
            <w:rFonts w:cstheme="minorHAnsi"/>
            <w:kern w:val="2"/>
            <w:lang w:eastAsia="zh-CN"/>
          </w:rPr>
          <w:t xml:space="preserve">        &lt;req:Version&gt;1.0&lt;/req:Version&gt; </w:t>
        </w:r>
      </w:ins>
    </w:p>
    <w:p w14:paraId="3C0FF791" w14:textId="77777777" w:rsidR="00670819" w:rsidRDefault="00670819" w:rsidP="00670819">
      <w:pPr>
        <w:ind w:left="1440"/>
        <w:rPr>
          <w:ins w:id="527" w:author="gugun wasp" w:date="2019-04-09T13:02:00Z"/>
          <w:rFonts w:cstheme="minorHAnsi"/>
          <w:kern w:val="2"/>
          <w:lang w:eastAsia="zh-CN"/>
        </w:rPr>
      </w:pPr>
      <w:ins w:id="528" w:author="gugun wasp" w:date="2019-04-09T13:02:00Z">
        <w:r>
          <w:rPr>
            <w:rFonts w:cstheme="minorHAnsi"/>
            <w:kern w:val="2"/>
            <w:lang w:eastAsia="zh-CN"/>
          </w:rPr>
          <w:t xml:space="preserve">        &lt;req:CommandID&gt;QueryOrganizationBalance&lt;/req:CommandID&gt; </w:t>
        </w:r>
      </w:ins>
    </w:p>
    <w:p w14:paraId="4B993849" w14:textId="77777777" w:rsidR="00670819" w:rsidRDefault="00670819" w:rsidP="00670819">
      <w:pPr>
        <w:ind w:left="1440"/>
        <w:rPr>
          <w:ins w:id="529" w:author="gugun wasp" w:date="2019-04-09T13:02:00Z"/>
          <w:rFonts w:cstheme="minorHAnsi"/>
          <w:kern w:val="2"/>
          <w:lang w:eastAsia="zh-CN"/>
        </w:rPr>
      </w:pPr>
      <w:ins w:id="530" w:author="gugun wasp" w:date="2019-04-09T13:02:00Z">
        <w:r>
          <w:rPr>
            <w:rFonts w:cstheme="minorHAnsi"/>
            <w:kern w:val="2"/>
            <w:lang w:eastAsia="zh-CN"/>
          </w:rPr>
          <w:t xml:space="preserve">        &lt;req:OriginatorConversationID&gt;S_X2013012921001&lt;/req:OriginatorConversationID&gt; </w:t>
        </w:r>
      </w:ins>
    </w:p>
    <w:p w14:paraId="501134B7" w14:textId="77777777" w:rsidR="00670819" w:rsidRDefault="00670819" w:rsidP="00670819">
      <w:pPr>
        <w:ind w:left="1440"/>
        <w:rPr>
          <w:ins w:id="531" w:author="gugun wasp" w:date="2019-04-09T13:02:00Z"/>
          <w:rFonts w:cstheme="minorHAnsi"/>
          <w:kern w:val="2"/>
          <w:lang w:eastAsia="zh-CN"/>
        </w:rPr>
      </w:pPr>
      <w:ins w:id="532" w:author="gugun wasp" w:date="2019-04-09T13:02:00Z">
        <w:r>
          <w:rPr>
            <w:rFonts w:cstheme="minorHAnsi"/>
            <w:kern w:val="2"/>
            <w:lang w:eastAsia="zh-CN"/>
          </w:rPr>
          <w:t xml:space="preserve">        &lt;req:Caller&gt; </w:t>
        </w:r>
      </w:ins>
    </w:p>
    <w:p w14:paraId="3F203569" w14:textId="77777777" w:rsidR="00670819" w:rsidRDefault="00670819" w:rsidP="00670819">
      <w:pPr>
        <w:ind w:left="1440"/>
        <w:rPr>
          <w:ins w:id="533" w:author="gugun wasp" w:date="2019-04-09T13:02:00Z"/>
          <w:rFonts w:cstheme="minorHAnsi"/>
          <w:kern w:val="2"/>
          <w:lang w:eastAsia="zh-CN"/>
        </w:rPr>
      </w:pPr>
      <w:ins w:id="534" w:author="gugun wasp" w:date="2019-04-09T13:02:00Z">
        <w:r>
          <w:rPr>
            <w:rFonts w:cstheme="minorHAnsi"/>
            <w:kern w:val="2"/>
            <w:lang w:eastAsia="zh-CN"/>
          </w:rPr>
          <w:t xml:space="preserve">          &lt;req:CallerType&gt;2&lt;/req:CallerType&gt; </w:t>
        </w:r>
      </w:ins>
    </w:p>
    <w:p w14:paraId="51ADCA52" w14:textId="77777777" w:rsidR="00670819" w:rsidRDefault="00670819" w:rsidP="00670819">
      <w:pPr>
        <w:ind w:left="1440"/>
        <w:rPr>
          <w:ins w:id="535" w:author="gugun wasp" w:date="2019-04-09T13:02:00Z"/>
          <w:rFonts w:cstheme="minorHAnsi"/>
          <w:kern w:val="2"/>
          <w:lang w:eastAsia="zh-CN"/>
        </w:rPr>
      </w:pPr>
      <w:ins w:id="536" w:author="gugun wasp" w:date="2019-04-09T13:02:00Z">
        <w:r>
          <w:rPr>
            <w:rFonts w:cstheme="minorHAnsi"/>
            <w:kern w:val="2"/>
            <w:lang w:eastAsia="zh-CN"/>
          </w:rPr>
          <w:t xml:space="preserve">          &lt;req:ThirdPartyID&gt;POS_Broker&lt;/req:ThirdPartyID&gt; </w:t>
        </w:r>
      </w:ins>
    </w:p>
    <w:p w14:paraId="13378914" w14:textId="77777777" w:rsidR="00670819" w:rsidRDefault="00670819" w:rsidP="00670819">
      <w:pPr>
        <w:ind w:left="1440"/>
        <w:rPr>
          <w:ins w:id="537" w:author="gugun wasp" w:date="2019-04-09T13:02:00Z"/>
          <w:rFonts w:cstheme="minorHAnsi"/>
          <w:kern w:val="2"/>
          <w:lang w:eastAsia="zh-CN"/>
        </w:rPr>
      </w:pPr>
      <w:ins w:id="538" w:author="gugun wasp" w:date="2019-04-09T13:02:00Z">
        <w:r>
          <w:rPr>
            <w:rFonts w:cstheme="minorHAnsi"/>
            <w:kern w:val="2"/>
            <w:lang w:eastAsia="zh-CN"/>
          </w:rPr>
          <w:t xml:space="preserve">          &lt;req:Password&gt;B1YNY8GylVo=&lt;/req:Password&gt; </w:t>
        </w:r>
      </w:ins>
    </w:p>
    <w:p w14:paraId="54927D36" w14:textId="77777777" w:rsidR="00670819" w:rsidRDefault="00670819" w:rsidP="00670819">
      <w:pPr>
        <w:ind w:left="1440"/>
        <w:rPr>
          <w:ins w:id="539" w:author="gugun wasp" w:date="2019-04-09T13:02:00Z"/>
          <w:rFonts w:cstheme="minorHAnsi"/>
          <w:kern w:val="2"/>
          <w:lang w:eastAsia="zh-CN"/>
        </w:rPr>
      </w:pPr>
      <w:ins w:id="540" w:author="gugun wasp" w:date="2019-04-09T13:02:00Z">
        <w:r>
          <w:rPr>
            <w:rFonts w:cstheme="minorHAnsi"/>
            <w:kern w:val="2"/>
            <w:lang w:eastAsia="zh-CN"/>
          </w:rPr>
          <w:t xml:space="preserve">          &lt;req:ResultURL&gt;http://10.71.109.150:8888/mockResultBinding&lt;/req:ResultURL&gt; </w:t>
        </w:r>
      </w:ins>
    </w:p>
    <w:p w14:paraId="12DA5C42" w14:textId="77777777" w:rsidR="00670819" w:rsidRDefault="00670819" w:rsidP="00670819">
      <w:pPr>
        <w:ind w:left="1440"/>
        <w:rPr>
          <w:ins w:id="541" w:author="gugun wasp" w:date="2019-04-09T13:02:00Z"/>
          <w:rFonts w:cstheme="minorHAnsi"/>
          <w:kern w:val="2"/>
          <w:lang w:eastAsia="zh-CN"/>
        </w:rPr>
      </w:pPr>
      <w:ins w:id="542" w:author="gugun wasp" w:date="2019-04-09T13:02:00Z">
        <w:r>
          <w:rPr>
            <w:rFonts w:cstheme="minorHAnsi"/>
            <w:kern w:val="2"/>
            <w:lang w:eastAsia="zh-CN"/>
          </w:rPr>
          <w:t xml:space="preserve">        &lt;/req:Caller&gt; </w:t>
        </w:r>
      </w:ins>
    </w:p>
    <w:p w14:paraId="5E120912" w14:textId="77777777" w:rsidR="00670819" w:rsidRDefault="00670819" w:rsidP="00670819">
      <w:pPr>
        <w:ind w:left="1440"/>
        <w:rPr>
          <w:ins w:id="543" w:author="gugun wasp" w:date="2019-04-09T13:02:00Z"/>
          <w:rFonts w:cstheme="minorHAnsi"/>
          <w:kern w:val="2"/>
          <w:lang w:eastAsia="zh-CN"/>
        </w:rPr>
      </w:pPr>
      <w:ins w:id="544" w:author="gugun wasp" w:date="2019-04-09T13:02:00Z">
        <w:r>
          <w:rPr>
            <w:rFonts w:cstheme="minorHAnsi"/>
            <w:kern w:val="2"/>
            <w:lang w:eastAsia="zh-CN"/>
          </w:rPr>
          <w:t xml:space="preserve">        &lt;req:KeyOwner&gt;1&lt;/req:KeyOwner&gt; </w:t>
        </w:r>
      </w:ins>
    </w:p>
    <w:p w14:paraId="74F2E11C" w14:textId="77777777" w:rsidR="00670819" w:rsidRDefault="00670819" w:rsidP="00670819">
      <w:pPr>
        <w:ind w:left="1440"/>
        <w:rPr>
          <w:ins w:id="545" w:author="gugun wasp" w:date="2019-04-09T13:02:00Z"/>
          <w:rFonts w:cstheme="minorHAnsi"/>
          <w:kern w:val="2"/>
          <w:lang w:eastAsia="zh-CN"/>
        </w:rPr>
      </w:pPr>
      <w:ins w:id="546" w:author="gugun wasp" w:date="2019-04-09T13:02:00Z">
        <w:r>
          <w:rPr>
            <w:rFonts w:cstheme="minorHAnsi"/>
            <w:kern w:val="2"/>
            <w:lang w:eastAsia="zh-CN"/>
          </w:rPr>
          <w:t xml:space="preserve">        &lt;req:Timestamp&gt;20130402152345&lt;/req:Timestamp&gt; </w:t>
        </w:r>
      </w:ins>
    </w:p>
    <w:p w14:paraId="24B2ECC1" w14:textId="77777777" w:rsidR="00670819" w:rsidRDefault="00670819" w:rsidP="00670819">
      <w:pPr>
        <w:ind w:left="1440"/>
        <w:rPr>
          <w:ins w:id="547" w:author="gugun wasp" w:date="2019-04-09T13:02:00Z"/>
          <w:rFonts w:cstheme="minorHAnsi"/>
          <w:kern w:val="2"/>
          <w:lang w:eastAsia="zh-CN"/>
        </w:rPr>
      </w:pPr>
      <w:ins w:id="548" w:author="gugun wasp" w:date="2019-04-09T13:02:00Z">
        <w:r>
          <w:rPr>
            <w:rFonts w:cstheme="minorHAnsi"/>
            <w:kern w:val="2"/>
            <w:lang w:eastAsia="zh-CN"/>
          </w:rPr>
          <w:t xml:space="preserve">      &lt;/req:Header&gt; </w:t>
        </w:r>
      </w:ins>
    </w:p>
    <w:p w14:paraId="7F316C12" w14:textId="77777777" w:rsidR="00670819" w:rsidRDefault="00670819" w:rsidP="00670819">
      <w:pPr>
        <w:ind w:left="1440"/>
        <w:rPr>
          <w:ins w:id="549" w:author="gugun wasp" w:date="2019-04-09T13:02:00Z"/>
          <w:rFonts w:cstheme="minorHAnsi"/>
          <w:kern w:val="2"/>
          <w:lang w:eastAsia="zh-CN"/>
        </w:rPr>
      </w:pPr>
      <w:ins w:id="550" w:author="gugun wasp" w:date="2019-04-09T13:02:00Z">
        <w:r>
          <w:rPr>
            <w:rFonts w:cstheme="minorHAnsi"/>
            <w:kern w:val="2"/>
            <w:lang w:eastAsia="zh-CN"/>
          </w:rPr>
          <w:t xml:space="preserve">      &lt;req:Body&gt; </w:t>
        </w:r>
      </w:ins>
    </w:p>
    <w:p w14:paraId="260BE514" w14:textId="77777777" w:rsidR="00670819" w:rsidRDefault="00670819" w:rsidP="00670819">
      <w:pPr>
        <w:ind w:left="1440"/>
        <w:rPr>
          <w:ins w:id="551" w:author="gugun wasp" w:date="2019-04-09T13:02:00Z"/>
          <w:rFonts w:cstheme="minorHAnsi"/>
          <w:kern w:val="2"/>
          <w:lang w:eastAsia="zh-CN"/>
        </w:rPr>
      </w:pPr>
      <w:ins w:id="552" w:author="gugun wasp" w:date="2019-04-09T13:02:00Z">
        <w:r>
          <w:rPr>
            <w:rFonts w:cstheme="minorHAnsi"/>
            <w:kern w:val="2"/>
            <w:lang w:eastAsia="zh-CN"/>
          </w:rPr>
          <w:t xml:space="preserve">        &lt;req:Identity&gt; </w:t>
        </w:r>
      </w:ins>
    </w:p>
    <w:p w14:paraId="315FF188" w14:textId="77777777" w:rsidR="00670819" w:rsidRDefault="00670819" w:rsidP="00670819">
      <w:pPr>
        <w:ind w:left="1440"/>
        <w:rPr>
          <w:ins w:id="553" w:author="gugun wasp" w:date="2019-04-09T13:02:00Z"/>
          <w:rFonts w:cstheme="minorHAnsi"/>
          <w:kern w:val="2"/>
          <w:lang w:eastAsia="zh-CN"/>
        </w:rPr>
      </w:pPr>
      <w:ins w:id="554" w:author="gugun wasp" w:date="2019-04-09T13:02:00Z">
        <w:r>
          <w:rPr>
            <w:rFonts w:cstheme="minorHAnsi"/>
            <w:kern w:val="2"/>
            <w:lang w:eastAsia="zh-CN"/>
          </w:rPr>
          <w:lastRenderedPageBreak/>
          <w:t xml:space="preserve">          &lt;req:Initiator&gt; </w:t>
        </w:r>
      </w:ins>
    </w:p>
    <w:p w14:paraId="48C1A9E6" w14:textId="77777777" w:rsidR="00670819" w:rsidRDefault="00670819" w:rsidP="00670819">
      <w:pPr>
        <w:ind w:left="1440"/>
        <w:rPr>
          <w:ins w:id="555" w:author="gugun wasp" w:date="2019-04-09T13:02:00Z"/>
          <w:rFonts w:cstheme="minorHAnsi"/>
          <w:kern w:val="2"/>
          <w:lang w:eastAsia="zh-CN"/>
        </w:rPr>
      </w:pPr>
      <w:ins w:id="556" w:author="gugun wasp" w:date="2019-04-09T13:02:00Z">
        <w:r>
          <w:rPr>
            <w:rFonts w:cstheme="minorHAnsi"/>
            <w:kern w:val="2"/>
            <w:lang w:eastAsia="zh-CN"/>
          </w:rPr>
          <w:t xml:space="preserve">            &lt;req:IdentifierType&gt;14&lt;/req:IdentifierType&gt; </w:t>
        </w:r>
      </w:ins>
    </w:p>
    <w:p w14:paraId="489FBEEF" w14:textId="77777777" w:rsidR="00670819" w:rsidRDefault="00670819" w:rsidP="00670819">
      <w:pPr>
        <w:ind w:left="1440"/>
        <w:rPr>
          <w:ins w:id="557" w:author="gugun wasp" w:date="2019-04-09T13:02:00Z"/>
          <w:rFonts w:cstheme="minorHAnsi"/>
          <w:kern w:val="2"/>
          <w:lang w:eastAsia="zh-CN"/>
        </w:rPr>
      </w:pPr>
      <w:ins w:id="558" w:author="gugun wasp" w:date="2019-04-09T13:02:00Z">
        <w:r>
          <w:rPr>
            <w:rFonts w:cstheme="minorHAnsi"/>
            <w:kern w:val="2"/>
            <w:lang w:eastAsia="zh-CN"/>
          </w:rPr>
          <w:t xml:space="preserve">            &lt;req:Identifier&gt;System Operator1&lt;/req:Identifier&gt; </w:t>
        </w:r>
      </w:ins>
    </w:p>
    <w:p w14:paraId="336CC39F" w14:textId="77777777" w:rsidR="00670819" w:rsidRDefault="00670819" w:rsidP="00670819">
      <w:pPr>
        <w:ind w:left="1440"/>
        <w:rPr>
          <w:ins w:id="559" w:author="gugun wasp" w:date="2019-04-09T13:02:00Z"/>
          <w:rFonts w:cstheme="minorHAnsi"/>
          <w:kern w:val="2"/>
          <w:lang w:eastAsia="zh-CN"/>
        </w:rPr>
      </w:pPr>
      <w:ins w:id="560" w:author="gugun wasp" w:date="2019-04-09T13:02:00Z">
        <w:r>
          <w:rPr>
            <w:rFonts w:cstheme="minorHAnsi"/>
            <w:kern w:val="2"/>
            <w:lang w:eastAsia="zh-CN"/>
          </w:rPr>
          <w:t xml:space="preserve">            &lt;req:SecurityCredential&gt;iUoiP9iGVwE=&lt;/req:SecurityCredential&gt; </w:t>
        </w:r>
      </w:ins>
    </w:p>
    <w:p w14:paraId="6E997AB5" w14:textId="77777777" w:rsidR="00670819" w:rsidRDefault="00670819" w:rsidP="00670819">
      <w:pPr>
        <w:ind w:left="1440"/>
        <w:rPr>
          <w:ins w:id="561" w:author="gugun wasp" w:date="2019-04-09T13:02:00Z"/>
          <w:rFonts w:cstheme="minorHAnsi"/>
          <w:kern w:val="2"/>
          <w:lang w:eastAsia="zh-CN"/>
        </w:rPr>
      </w:pPr>
      <w:ins w:id="562" w:author="gugun wasp" w:date="2019-04-09T13:02:00Z">
        <w:r>
          <w:rPr>
            <w:rFonts w:cstheme="minorHAnsi"/>
            <w:kern w:val="2"/>
            <w:lang w:eastAsia="zh-CN"/>
          </w:rPr>
          <w:t xml:space="preserve">          &lt;/req:Initiator&gt; </w:t>
        </w:r>
      </w:ins>
    </w:p>
    <w:p w14:paraId="11056AB1" w14:textId="77777777" w:rsidR="00670819" w:rsidRDefault="00670819" w:rsidP="00670819">
      <w:pPr>
        <w:ind w:left="1440"/>
        <w:rPr>
          <w:ins w:id="563" w:author="gugun wasp" w:date="2019-04-09T13:02:00Z"/>
          <w:rFonts w:cstheme="minorHAnsi"/>
          <w:kern w:val="2"/>
          <w:lang w:eastAsia="zh-CN"/>
        </w:rPr>
      </w:pPr>
      <w:ins w:id="564" w:author="gugun wasp" w:date="2019-04-09T13:02:00Z">
        <w:r>
          <w:rPr>
            <w:rFonts w:cstheme="minorHAnsi"/>
            <w:kern w:val="2"/>
            <w:lang w:eastAsia="zh-CN"/>
          </w:rPr>
          <w:t xml:space="preserve">          &lt;req:ReceiverParty&gt; </w:t>
        </w:r>
      </w:ins>
    </w:p>
    <w:p w14:paraId="17DAC25F" w14:textId="77777777" w:rsidR="00670819" w:rsidRDefault="00670819" w:rsidP="00670819">
      <w:pPr>
        <w:ind w:left="1440"/>
        <w:rPr>
          <w:ins w:id="565" w:author="gugun wasp" w:date="2019-04-09T13:02:00Z"/>
          <w:rFonts w:cstheme="minorHAnsi"/>
          <w:kern w:val="2"/>
          <w:lang w:eastAsia="zh-CN"/>
        </w:rPr>
      </w:pPr>
      <w:ins w:id="566" w:author="gugun wasp" w:date="2019-04-09T13:02:00Z">
        <w:r>
          <w:rPr>
            <w:rFonts w:cstheme="minorHAnsi"/>
            <w:kern w:val="2"/>
            <w:lang w:eastAsia="zh-CN"/>
          </w:rPr>
          <w:t xml:space="preserve">            &lt;req:IdentifierType&gt;4&lt;/req:IdentifierType&gt; </w:t>
        </w:r>
      </w:ins>
    </w:p>
    <w:p w14:paraId="3E5F8796" w14:textId="77777777" w:rsidR="00670819" w:rsidRDefault="00670819" w:rsidP="00670819">
      <w:pPr>
        <w:ind w:left="1440"/>
        <w:rPr>
          <w:ins w:id="567" w:author="gugun wasp" w:date="2019-04-09T13:02:00Z"/>
          <w:rFonts w:cstheme="minorHAnsi"/>
          <w:kern w:val="2"/>
          <w:lang w:eastAsia="zh-CN"/>
        </w:rPr>
      </w:pPr>
      <w:ins w:id="568" w:author="gugun wasp" w:date="2019-04-09T13:02:00Z">
        <w:r>
          <w:rPr>
            <w:rFonts w:cstheme="minorHAnsi"/>
            <w:kern w:val="2"/>
            <w:lang w:eastAsia="zh-CN"/>
          </w:rPr>
          <w:t xml:space="preserve">            &lt;req:Identifier&gt;1001&lt;/req:Identifier&gt; </w:t>
        </w:r>
      </w:ins>
    </w:p>
    <w:p w14:paraId="71E14D7F" w14:textId="77777777" w:rsidR="00670819" w:rsidRDefault="00670819" w:rsidP="00670819">
      <w:pPr>
        <w:ind w:left="1440"/>
        <w:rPr>
          <w:ins w:id="569" w:author="gugun wasp" w:date="2019-04-09T13:02:00Z"/>
          <w:rFonts w:cstheme="minorHAnsi"/>
          <w:kern w:val="2"/>
          <w:lang w:eastAsia="zh-CN"/>
        </w:rPr>
      </w:pPr>
      <w:ins w:id="570" w:author="gugun wasp" w:date="2019-04-09T13:02:00Z">
        <w:r>
          <w:rPr>
            <w:rFonts w:cstheme="minorHAnsi"/>
            <w:kern w:val="2"/>
            <w:lang w:eastAsia="zh-CN"/>
          </w:rPr>
          <w:t xml:space="preserve">          &lt;/req:ReceiverParty&gt; </w:t>
        </w:r>
      </w:ins>
    </w:p>
    <w:p w14:paraId="6B66F054" w14:textId="77777777" w:rsidR="00670819" w:rsidRDefault="00670819" w:rsidP="00670819">
      <w:pPr>
        <w:ind w:left="1440"/>
        <w:rPr>
          <w:ins w:id="571" w:author="gugun wasp" w:date="2019-04-09T13:02:00Z"/>
          <w:rFonts w:cstheme="minorHAnsi"/>
          <w:kern w:val="2"/>
          <w:lang w:eastAsia="zh-CN"/>
        </w:rPr>
      </w:pPr>
      <w:ins w:id="572" w:author="gugun wasp" w:date="2019-04-09T13:02:00Z">
        <w:r>
          <w:rPr>
            <w:rFonts w:cstheme="minorHAnsi"/>
            <w:kern w:val="2"/>
            <w:lang w:eastAsia="zh-CN"/>
          </w:rPr>
          <w:t xml:space="preserve">          &lt;req:Requester&gt; </w:t>
        </w:r>
      </w:ins>
    </w:p>
    <w:p w14:paraId="671EB5A2" w14:textId="77777777" w:rsidR="00670819" w:rsidRDefault="00670819" w:rsidP="00670819">
      <w:pPr>
        <w:ind w:left="1440"/>
        <w:rPr>
          <w:ins w:id="573" w:author="gugun wasp" w:date="2019-04-09T13:02:00Z"/>
          <w:rFonts w:cstheme="minorHAnsi"/>
          <w:kern w:val="2"/>
          <w:lang w:eastAsia="zh-CN"/>
        </w:rPr>
      </w:pPr>
      <w:ins w:id="574" w:author="gugun wasp" w:date="2019-04-09T13:02:00Z">
        <w:r>
          <w:rPr>
            <w:rFonts w:cstheme="minorHAnsi"/>
            <w:kern w:val="2"/>
            <w:lang w:eastAsia="zh-CN"/>
          </w:rPr>
          <w:t xml:space="preserve">            &lt;req:IdentifierType&gt;11&lt;/req:IdentifierType&gt; </w:t>
        </w:r>
      </w:ins>
    </w:p>
    <w:p w14:paraId="202AF014" w14:textId="77777777" w:rsidR="00670819" w:rsidRDefault="00670819" w:rsidP="00670819">
      <w:pPr>
        <w:ind w:left="1440"/>
        <w:rPr>
          <w:ins w:id="575" w:author="gugun wasp" w:date="2019-04-09T13:02:00Z"/>
          <w:rFonts w:cstheme="minorHAnsi"/>
          <w:kern w:val="2"/>
          <w:lang w:eastAsia="zh-CN"/>
        </w:rPr>
      </w:pPr>
      <w:ins w:id="576" w:author="gugun wasp" w:date="2019-04-09T13:02:00Z">
        <w:r>
          <w:rPr>
            <w:rFonts w:cstheme="minorHAnsi"/>
            <w:kern w:val="2"/>
            <w:lang w:eastAsia="zh-CN"/>
          </w:rPr>
          <w:t xml:space="preserve">            &lt;req:Identifier&gt;AAA&lt;/req:Identifier&gt; </w:t>
        </w:r>
      </w:ins>
    </w:p>
    <w:p w14:paraId="2A48FC25" w14:textId="77777777" w:rsidR="00670819" w:rsidRDefault="00670819" w:rsidP="00670819">
      <w:pPr>
        <w:ind w:left="1440"/>
        <w:rPr>
          <w:ins w:id="577" w:author="gugun wasp" w:date="2019-04-09T13:02:00Z"/>
          <w:rFonts w:cstheme="minorHAnsi"/>
          <w:kern w:val="2"/>
          <w:lang w:eastAsia="zh-CN"/>
        </w:rPr>
      </w:pPr>
      <w:ins w:id="578" w:author="gugun wasp" w:date="2019-04-09T13:02:00Z">
        <w:r>
          <w:rPr>
            <w:rFonts w:cstheme="minorHAnsi"/>
            <w:kern w:val="2"/>
            <w:lang w:eastAsia="zh-CN"/>
          </w:rPr>
          <w:t xml:space="preserve">            &lt;req:ShortCode&gt;1001&lt;/req:ShortCode&gt; </w:t>
        </w:r>
      </w:ins>
    </w:p>
    <w:p w14:paraId="4CFDD8DA" w14:textId="77777777" w:rsidR="00670819" w:rsidRDefault="00670819" w:rsidP="00670819">
      <w:pPr>
        <w:ind w:left="1440"/>
        <w:rPr>
          <w:ins w:id="579" w:author="gugun wasp" w:date="2019-04-09T13:02:00Z"/>
          <w:rFonts w:cstheme="minorHAnsi"/>
          <w:kern w:val="2"/>
          <w:lang w:eastAsia="zh-CN"/>
        </w:rPr>
      </w:pPr>
      <w:ins w:id="580" w:author="gugun wasp" w:date="2019-04-09T13:02:00Z">
        <w:r>
          <w:rPr>
            <w:rFonts w:cstheme="minorHAnsi"/>
            <w:kern w:val="2"/>
            <w:lang w:eastAsia="zh-CN"/>
          </w:rPr>
          <w:t xml:space="preserve">          &lt;/req:Requester&gt; </w:t>
        </w:r>
      </w:ins>
    </w:p>
    <w:p w14:paraId="417512FD" w14:textId="77777777" w:rsidR="00670819" w:rsidRDefault="00670819" w:rsidP="00670819">
      <w:pPr>
        <w:ind w:left="1440"/>
        <w:rPr>
          <w:ins w:id="581" w:author="gugun wasp" w:date="2019-04-09T13:02:00Z"/>
          <w:rFonts w:cstheme="minorHAnsi"/>
          <w:kern w:val="2"/>
          <w:lang w:eastAsia="zh-CN"/>
        </w:rPr>
      </w:pPr>
      <w:ins w:id="582" w:author="gugun wasp" w:date="2019-04-09T13:02:00Z">
        <w:r>
          <w:rPr>
            <w:rFonts w:cstheme="minorHAnsi"/>
            <w:kern w:val="2"/>
            <w:lang w:eastAsia="zh-CN"/>
          </w:rPr>
          <w:t xml:space="preserve">        &lt;/req:Identity&gt; </w:t>
        </w:r>
      </w:ins>
    </w:p>
    <w:p w14:paraId="43664E0D" w14:textId="77777777" w:rsidR="00670819" w:rsidRDefault="00670819" w:rsidP="00670819">
      <w:pPr>
        <w:ind w:left="1440"/>
        <w:rPr>
          <w:ins w:id="583" w:author="gugun wasp" w:date="2019-04-09T13:02:00Z"/>
          <w:rFonts w:cstheme="minorHAnsi"/>
          <w:kern w:val="2"/>
          <w:lang w:eastAsia="zh-CN"/>
        </w:rPr>
      </w:pPr>
      <w:ins w:id="584" w:author="gugun wasp" w:date="2019-04-09T13:02:00Z">
        <w:r>
          <w:rPr>
            <w:rFonts w:cstheme="minorHAnsi"/>
            <w:kern w:val="2"/>
            <w:lang w:eastAsia="zh-CN"/>
          </w:rPr>
          <w:t xml:space="preserve">        &lt;req:QueryOrganizationBalanceRequest&gt; </w:t>
        </w:r>
      </w:ins>
    </w:p>
    <w:p w14:paraId="46CD0FE8" w14:textId="77777777" w:rsidR="00670819" w:rsidRDefault="00670819" w:rsidP="00670819">
      <w:pPr>
        <w:ind w:left="1440"/>
        <w:rPr>
          <w:ins w:id="585" w:author="gugun wasp" w:date="2019-04-09T13:02:00Z"/>
          <w:rFonts w:cstheme="minorHAnsi"/>
          <w:kern w:val="2"/>
          <w:lang w:eastAsia="zh-CN"/>
        </w:rPr>
      </w:pPr>
      <w:ins w:id="586" w:author="gugun wasp" w:date="2019-04-09T13:02:00Z">
        <w:r>
          <w:rPr>
            <w:rFonts w:cstheme="minorHAnsi"/>
            <w:kern w:val="2"/>
            <w:lang w:eastAsia="zh-CN"/>
          </w:rPr>
          <w:t xml:space="preserve">          &lt;</w:t>
        </w:r>
        <w:proofErr w:type="spellStart"/>
        <w:r>
          <w:rPr>
            <w:rFonts w:cstheme="minorHAnsi"/>
            <w:kern w:val="2"/>
            <w:lang w:eastAsia="zh-CN"/>
          </w:rPr>
          <w:t>req</w:t>
        </w:r>
        <w:proofErr w:type="gramStart"/>
        <w:r>
          <w:rPr>
            <w:rFonts w:cstheme="minorHAnsi"/>
            <w:kern w:val="2"/>
            <w:lang w:eastAsia="zh-CN"/>
          </w:rPr>
          <w:t>:TargetOrgList</w:t>
        </w:r>
        <w:proofErr w:type="spellEnd"/>
        <w:proofErr w:type="gramEnd"/>
        <w:r>
          <w:rPr>
            <w:rFonts w:cstheme="minorHAnsi"/>
            <w:kern w:val="2"/>
            <w:lang w:eastAsia="zh-CN"/>
          </w:rPr>
          <w:t>&gt;11111;11112;11113&lt;/</w:t>
        </w:r>
        <w:proofErr w:type="spellStart"/>
        <w:r>
          <w:rPr>
            <w:rFonts w:cstheme="minorHAnsi"/>
            <w:kern w:val="2"/>
            <w:lang w:eastAsia="zh-CN"/>
          </w:rPr>
          <w:t>req:TargetOrgList</w:t>
        </w:r>
        <w:proofErr w:type="spellEnd"/>
        <w:r>
          <w:rPr>
            <w:rFonts w:cstheme="minorHAnsi"/>
            <w:kern w:val="2"/>
            <w:lang w:eastAsia="zh-CN"/>
          </w:rPr>
          <w:t xml:space="preserve">&gt; </w:t>
        </w:r>
      </w:ins>
    </w:p>
    <w:p w14:paraId="43E80030" w14:textId="77777777" w:rsidR="00670819" w:rsidRDefault="00670819" w:rsidP="00670819">
      <w:pPr>
        <w:ind w:left="1440"/>
        <w:rPr>
          <w:ins w:id="587" w:author="gugun wasp" w:date="2019-04-09T13:02:00Z"/>
          <w:rFonts w:cstheme="minorHAnsi"/>
          <w:kern w:val="2"/>
          <w:lang w:eastAsia="zh-CN"/>
        </w:rPr>
      </w:pPr>
      <w:ins w:id="588" w:author="gugun wasp" w:date="2019-04-09T13:02:00Z">
        <w:r>
          <w:rPr>
            <w:rFonts w:cstheme="minorHAnsi"/>
            <w:kern w:val="2"/>
            <w:lang w:eastAsia="zh-CN"/>
          </w:rPr>
          <w:t xml:space="preserve">          &lt;</w:t>
        </w:r>
        <w:proofErr w:type="spellStart"/>
        <w:r>
          <w:rPr>
            <w:rFonts w:cstheme="minorHAnsi"/>
            <w:kern w:val="2"/>
            <w:lang w:eastAsia="zh-CN"/>
          </w:rPr>
          <w:t>req</w:t>
        </w:r>
        <w:proofErr w:type="gramStart"/>
        <w:r>
          <w:rPr>
            <w:rFonts w:cstheme="minorHAnsi"/>
            <w:kern w:val="2"/>
            <w:lang w:eastAsia="zh-CN"/>
          </w:rPr>
          <w:t>:AccountType</w:t>
        </w:r>
        <w:proofErr w:type="spellEnd"/>
        <w:proofErr w:type="gramEnd"/>
        <w:r>
          <w:rPr>
            <w:rFonts w:cstheme="minorHAnsi"/>
            <w:kern w:val="2"/>
            <w:lang w:eastAsia="zh-CN"/>
          </w:rPr>
          <w:t>&gt;Org Commission Received&lt;/</w:t>
        </w:r>
        <w:proofErr w:type="spellStart"/>
        <w:r>
          <w:rPr>
            <w:rFonts w:cstheme="minorHAnsi"/>
            <w:kern w:val="2"/>
            <w:lang w:eastAsia="zh-CN"/>
          </w:rPr>
          <w:t>req:AccountType</w:t>
        </w:r>
        <w:proofErr w:type="spellEnd"/>
        <w:r>
          <w:rPr>
            <w:rFonts w:cstheme="minorHAnsi"/>
            <w:kern w:val="2"/>
            <w:lang w:eastAsia="zh-CN"/>
          </w:rPr>
          <w:t xml:space="preserve">&gt; </w:t>
        </w:r>
      </w:ins>
    </w:p>
    <w:p w14:paraId="365C012A" w14:textId="77777777" w:rsidR="00670819" w:rsidRDefault="00670819" w:rsidP="00670819">
      <w:pPr>
        <w:ind w:left="1440"/>
        <w:rPr>
          <w:ins w:id="589" w:author="gugun wasp" w:date="2019-04-09T13:02:00Z"/>
          <w:rFonts w:cstheme="minorHAnsi"/>
          <w:kern w:val="2"/>
          <w:lang w:eastAsia="zh-CN"/>
        </w:rPr>
      </w:pPr>
      <w:ins w:id="590" w:author="gugun wasp" w:date="2019-04-09T13:02:00Z">
        <w:r>
          <w:rPr>
            <w:rFonts w:cstheme="minorHAnsi"/>
            <w:kern w:val="2"/>
            <w:lang w:eastAsia="zh-CN"/>
          </w:rPr>
          <w:t xml:space="preserve">        &lt;/req:QueryOrganizationBalanceRequest&gt; </w:t>
        </w:r>
      </w:ins>
    </w:p>
    <w:p w14:paraId="02A565EE" w14:textId="77777777" w:rsidR="00670819" w:rsidRDefault="00670819" w:rsidP="00670819">
      <w:pPr>
        <w:ind w:left="1440"/>
        <w:rPr>
          <w:ins w:id="591" w:author="gugun wasp" w:date="2019-04-09T13:02:00Z"/>
          <w:rFonts w:cstheme="minorHAnsi"/>
          <w:kern w:val="2"/>
          <w:lang w:eastAsia="zh-CN"/>
        </w:rPr>
      </w:pPr>
      <w:ins w:id="592" w:author="gugun wasp" w:date="2019-04-09T13:02:00Z">
        <w:r>
          <w:rPr>
            <w:rFonts w:cstheme="minorHAnsi"/>
            <w:kern w:val="2"/>
            <w:lang w:eastAsia="zh-CN"/>
          </w:rPr>
          <w:t xml:space="preserve">      &lt;/req:Body&gt; </w:t>
        </w:r>
      </w:ins>
    </w:p>
    <w:p w14:paraId="1E43FB62" w14:textId="77777777" w:rsidR="00670819" w:rsidRDefault="00670819" w:rsidP="00670819">
      <w:pPr>
        <w:ind w:left="1440"/>
        <w:rPr>
          <w:ins w:id="593" w:author="gugun wasp" w:date="2019-04-09T13:02:00Z"/>
          <w:rFonts w:cstheme="minorHAnsi"/>
          <w:kern w:val="2"/>
          <w:lang w:eastAsia="zh-CN"/>
        </w:rPr>
      </w:pPr>
      <w:ins w:id="594" w:author="gugun wasp" w:date="2019-04-09T13:02:00Z">
        <w:r>
          <w:rPr>
            <w:rFonts w:cstheme="minorHAnsi"/>
            <w:kern w:val="2"/>
            <w:lang w:eastAsia="zh-CN"/>
          </w:rPr>
          <w:t xml:space="preserve">    &lt;/api:Request&gt; </w:t>
        </w:r>
      </w:ins>
    </w:p>
    <w:p w14:paraId="310FA09E" w14:textId="77777777" w:rsidR="00670819" w:rsidRDefault="00670819" w:rsidP="00670819">
      <w:pPr>
        <w:ind w:left="1440"/>
        <w:rPr>
          <w:ins w:id="595" w:author="gugun wasp" w:date="2019-04-09T13:02:00Z"/>
          <w:rFonts w:cstheme="minorHAnsi"/>
          <w:kern w:val="2"/>
          <w:lang w:eastAsia="zh-CN"/>
        </w:rPr>
      </w:pPr>
      <w:ins w:id="596" w:author="gugun wasp" w:date="2019-04-09T13:02:00Z">
        <w:r>
          <w:rPr>
            <w:rFonts w:cstheme="minorHAnsi"/>
            <w:kern w:val="2"/>
            <w:lang w:eastAsia="zh-CN"/>
          </w:rPr>
          <w:t xml:space="preserve">  &lt;/soapenv:Body&gt; </w:t>
        </w:r>
      </w:ins>
    </w:p>
    <w:p w14:paraId="3F9198DA" w14:textId="77777777" w:rsidR="00670819" w:rsidRDefault="00670819" w:rsidP="00670819">
      <w:pPr>
        <w:ind w:left="1440"/>
        <w:rPr>
          <w:ins w:id="597" w:author="gugun wasp" w:date="2019-04-09T13:02:00Z"/>
          <w:rFonts w:cstheme="minorHAnsi"/>
          <w:kern w:val="2"/>
          <w:lang w:eastAsia="zh-CN"/>
        </w:rPr>
      </w:pPr>
      <w:ins w:id="598" w:author="gugun wasp" w:date="2019-04-09T13:02:00Z">
        <w:r>
          <w:rPr>
            <w:rFonts w:cstheme="minorHAnsi"/>
            <w:kern w:val="2"/>
            <w:lang w:eastAsia="zh-CN"/>
          </w:rPr>
          <w:t xml:space="preserve">&lt;/soapenv:Envelope&gt; </w:t>
        </w:r>
      </w:ins>
    </w:p>
    <w:p w14:paraId="4FA1B9A9" w14:textId="77777777" w:rsidR="00670819" w:rsidRDefault="00670819" w:rsidP="00670819">
      <w:pPr>
        <w:rPr>
          <w:ins w:id="599" w:author="gugun wasp" w:date="2019-04-09T13:02:00Z"/>
          <w:rFonts w:cstheme="minorHAnsi"/>
          <w:kern w:val="2"/>
          <w:lang w:eastAsia="zh-CN"/>
        </w:rPr>
      </w:pPr>
    </w:p>
    <w:p w14:paraId="0A5C79C4" w14:textId="77777777" w:rsidR="00670819" w:rsidRDefault="00670819" w:rsidP="00670819">
      <w:pPr>
        <w:ind w:firstLine="648"/>
        <w:rPr>
          <w:ins w:id="600" w:author="gugun wasp" w:date="2019-04-09T13:02:00Z"/>
          <w:rFonts w:cstheme="minorHAnsi"/>
          <w:b/>
          <w:kern w:val="2"/>
          <w:lang w:eastAsia="zh-CN"/>
        </w:rPr>
      </w:pPr>
      <w:ins w:id="601" w:author="gugun wasp" w:date="2019-04-09T13:02:00Z">
        <w:r>
          <w:rPr>
            <w:rFonts w:cstheme="minorHAnsi"/>
            <w:b/>
            <w:kern w:val="2"/>
            <w:lang w:eastAsia="zh-CN"/>
          </w:rPr>
          <w:t>Response</w:t>
        </w:r>
      </w:ins>
    </w:p>
    <w:p w14:paraId="18B800DD" w14:textId="77777777" w:rsidR="00670819" w:rsidRDefault="00670819" w:rsidP="00670819">
      <w:pPr>
        <w:ind w:left="1440"/>
        <w:rPr>
          <w:ins w:id="602" w:author="gugun wasp" w:date="2019-04-09T13:02:00Z"/>
          <w:rFonts w:cstheme="minorHAnsi"/>
          <w:kern w:val="2"/>
          <w:lang w:eastAsia="zh-CN"/>
        </w:rPr>
      </w:pPr>
      <w:ins w:id="603" w:author="gugun wasp" w:date="2019-04-09T13:02:00Z">
        <w:r>
          <w:rPr>
            <w:rFonts w:cstheme="minorHAnsi"/>
            <w:kern w:val="2"/>
            <w:lang w:eastAsia="zh-CN"/>
          </w:rPr>
          <w:t xml:space="preserve">&lt;soapenv:Envelope xmlns:soapenv="http://schemas.xmlsoap.org/soap/envelope/"&gt; </w:t>
        </w:r>
      </w:ins>
    </w:p>
    <w:p w14:paraId="6605DBA6" w14:textId="77777777" w:rsidR="00670819" w:rsidRDefault="00670819" w:rsidP="00670819">
      <w:pPr>
        <w:ind w:left="1440"/>
        <w:rPr>
          <w:ins w:id="604" w:author="gugun wasp" w:date="2019-04-09T13:02:00Z"/>
          <w:rFonts w:cstheme="minorHAnsi"/>
          <w:kern w:val="2"/>
          <w:lang w:eastAsia="zh-CN"/>
        </w:rPr>
      </w:pPr>
      <w:ins w:id="605" w:author="gugun wasp" w:date="2019-04-09T13:02:00Z">
        <w:r>
          <w:rPr>
            <w:rFonts w:cstheme="minorHAnsi"/>
            <w:kern w:val="2"/>
            <w:lang w:eastAsia="zh-CN"/>
          </w:rPr>
          <w:t xml:space="preserve">  &lt;soapenv:Body&gt; </w:t>
        </w:r>
      </w:ins>
    </w:p>
    <w:p w14:paraId="09C86672" w14:textId="77777777" w:rsidR="00670819" w:rsidRDefault="00670819" w:rsidP="00670819">
      <w:pPr>
        <w:ind w:left="1440"/>
        <w:rPr>
          <w:ins w:id="606" w:author="gugun wasp" w:date="2019-04-09T13:02:00Z"/>
          <w:rFonts w:cstheme="minorHAnsi"/>
          <w:kern w:val="2"/>
          <w:lang w:eastAsia="zh-CN"/>
        </w:rPr>
      </w:pPr>
      <w:ins w:id="607" w:author="gugun wasp" w:date="2019-04-09T13:02:00Z">
        <w:r>
          <w:rPr>
            <w:rFonts w:cstheme="minorHAnsi"/>
            <w:kern w:val="2"/>
            <w:lang w:eastAsia="zh-CN"/>
          </w:rPr>
          <w:t xml:space="preserve">    &lt;api:Result xmlns:api="http://cps.huawei.com/synccpsinterface/api_requestmgr" xmlns:res="http://cps.huawei.com/synccpsinterface/result"&gt; </w:t>
        </w:r>
      </w:ins>
    </w:p>
    <w:p w14:paraId="680ECF8B" w14:textId="77777777" w:rsidR="00670819" w:rsidRDefault="00670819" w:rsidP="00670819">
      <w:pPr>
        <w:ind w:left="1440"/>
        <w:rPr>
          <w:ins w:id="608" w:author="gugun wasp" w:date="2019-04-09T13:02:00Z"/>
          <w:rFonts w:cstheme="minorHAnsi"/>
          <w:kern w:val="2"/>
          <w:lang w:eastAsia="zh-CN"/>
        </w:rPr>
      </w:pPr>
      <w:ins w:id="609" w:author="gugun wasp" w:date="2019-04-09T13:02:00Z">
        <w:r>
          <w:rPr>
            <w:rFonts w:cstheme="minorHAnsi"/>
            <w:kern w:val="2"/>
            <w:lang w:eastAsia="zh-CN"/>
          </w:rPr>
          <w:t xml:space="preserve">      &lt;res:Header&gt; </w:t>
        </w:r>
      </w:ins>
    </w:p>
    <w:p w14:paraId="1B3D072D" w14:textId="77777777" w:rsidR="00670819" w:rsidRDefault="00670819" w:rsidP="00670819">
      <w:pPr>
        <w:ind w:left="1440"/>
        <w:rPr>
          <w:ins w:id="610" w:author="gugun wasp" w:date="2019-04-09T13:02:00Z"/>
          <w:rFonts w:cstheme="minorHAnsi"/>
          <w:kern w:val="2"/>
          <w:lang w:eastAsia="zh-CN"/>
        </w:rPr>
      </w:pPr>
      <w:ins w:id="611" w:author="gugun wasp" w:date="2019-04-09T13:02:00Z">
        <w:r>
          <w:rPr>
            <w:rFonts w:cstheme="minorHAnsi"/>
            <w:kern w:val="2"/>
            <w:lang w:eastAsia="zh-CN"/>
          </w:rPr>
          <w:t xml:space="preserve">        &lt;res:Version&gt;1.0&lt;/res:Version&gt; </w:t>
        </w:r>
      </w:ins>
    </w:p>
    <w:p w14:paraId="0F49109C" w14:textId="77777777" w:rsidR="00670819" w:rsidRDefault="00670819" w:rsidP="00670819">
      <w:pPr>
        <w:ind w:left="1440"/>
        <w:rPr>
          <w:ins w:id="612" w:author="gugun wasp" w:date="2019-04-09T13:02:00Z"/>
          <w:rFonts w:cstheme="minorHAnsi"/>
          <w:kern w:val="2"/>
          <w:lang w:eastAsia="zh-CN"/>
        </w:rPr>
      </w:pPr>
      <w:ins w:id="613" w:author="gugun wasp" w:date="2019-04-09T13:02:00Z">
        <w:r>
          <w:rPr>
            <w:rFonts w:cstheme="minorHAnsi"/>
            <w:kern w:val="2"/>
            <w:lang w:eastAsia="zh-CN"/>
          </w:rPr>
          <w:t xml:space="preserve">        &lt;res:OriginatorConversationID&gt;S_X2013012921001&lt;/res:OriginatorConversationID&gt; </w:t>
        </w:r>
      </w:ins>
    </w:p>
    <w:p w14:paraId="010EDA30" w14:textId="77777777" w:rsidR="00670819" w:rsidRDefault="00670819" w:rsidP="00670819">
      <w:pPr>
        <w:ind w:left="1440"/>
        <w:rPr>
          <w:ins w:id="614" w:author="gugun wasp" w:date="2019-04-09T13:02:00Z"/>
          <w:rFonts w:cstheme="minorHAnsi"/>
          <w:kern w:val="2"/>
          <w:lang w:eastAsia="zh-CN"/>
        </w:rPr>
      </w:pPr>
      <w:ins w:id="615" w:author="gugun wasp" w:date="2019-04-09T13:02:00Z">
        <w:r>
          <w:rPr>
            <w:rFonts w:cstheme="minorHAnsi"/>
            <w:kern w:val="2"/>
            <w:lang w:eastAsia="zh-CN"/>
          </w:rPr>
          <w:t xml:space="preserve">        &lt;res:ConversationID&gt;AG_20130129T102103&lt;/res:ConversationID&gt; </w:t>
        </w:r>
      </w:ins>
    </w:p>
    <w:p w14:paraId="31D508AE" w14:textId="77777777" w:rsidR="00670819" w:rsidRDefault="00670819" w:rsidP="00670819">
      <w:pPr>
        <w:ind w:left="1440"/>
        <w:rPr>
          <w:ins w:id="616" w:author="gugun wasp" w:date="2019-04-09T13:02:00Z"/>
          <w:rFonts w:cstheme="minorHAnsi"/>
          <w:kern w:val="2"/>
          <w:lang w:eastAsia="zh-CN"/>
        </w:rPr>
      </w:pPr>
      <w:ins w:id="617" w:author="gugun wasp" w:date="2019-04-09T13:02:00Z">
        <w:r>
          <w:rPr>
            <w:rFonts w:cstheme="minorHAnsi"/>
            <w:kern w:val="2"/>
            <w:lang w:eastAsia="zh-CN"/>
          </w:rPr>
          <w:lastRenderedPageBreak/>
          <w:t xml:space="preserve">      &lt;/res:Header&gt; </w:t>
        </w:r>
      </w:ins>
    </w:p>
    <w:p w14:paraId="54BAB940" w14:textId="77777777" w:rsidR="00670819" w:rsidRDefault="00670819" w:rsidP="00670819">
      <w:pPr>
        <w:ind w:left="1440"/>
        <w:rPr>
          <w:ins w:id="618" w:author="gugun wasp" w:date="2019-04-09T13:02:00Z"/>
          <w:rFonts w:cstheme="minorHAnsi"/>
          <w:kern w:val="2"/>
          <w:lang w:eastAsia="zh-CN"/>
        </w:rPr>
      </w:pPr>
      <w:ins w:id="619" w:author="gugun wasp" w:date="2019-04-09T13:02:00Z">
        <w:r>
          <w:rPr>
            <w:rFonts w:cstheme="minorHAnsi"/>
            <w:kern w:val="2"/>
            <w:lang w:eastAsia="zh-CN"/>
          </w:rPr>
          <w:t xml:space="preserve">      &lt;res:Body&gt; </w:t>
        </w:r>
      </w:ins>
    </w:p>
    <w:p w14:paraId="1A61C0E1" w14:textId="77777777" w:rsidR="00670819" w:rsidRDefault="00670819" w:rsidP="00670819">
      <w:pPr>
        <w:ind w:left="1440"/>
        <w:rPr>
          <w:ins w:id="620" w:author="gugun wasp" w:date="2019-04-09T13:02:00Z"/>
          <w:rFonts w:cstheme="minorHAnsi"/>
          <w:kern w:val="2"/>
          <w:lang w:eastAsia="zh-CN"/>
        </w:rPr>
      </w:pPr>
      <w:ins w:id="621" w:author="gugun wasp" w:date="2019-04-09T13:02:00Z">
        <w:r>
          <w:rPr>
            <w:rFonts w:cstheme="minorHAnsi"/>
            <w:kern w:val="2"/>
            <w:lang w:eastAsia="zh-CN"/>
          </w:rPr>
          <w:t xml:space="preserve">        &lt;res:ResultType&gt;0&lt;/res:ResultType&gt; </w:t>
        </w:r>
      </w:ins>
    </w:p>
    <w:p w14:paraId="333133D5" w14:textId="77777777" w:rsidR="00670819" w:rsidRDefault="00670819" w:rsidP="00670819">
      <w:pPr>
        <w:ind w:left="1440"/>
        <w:rPr>
          <w:ins w:id="622" w:author="gugun wasp" w:date="2019-04-09T13:02:00Z"/>
          <w:rFonts w:cstheme="minorHAnsi"/>
          <w:kern w:val="2"/>
          <w:lang w:eastAsia="zh-CN"/>
        </w:rPr>
      </w:pPr>
      <w:ins w:id="623" w:author="gugun wasp" w:date="2019-04-09T13:02:00Z">
        <w:r>
          <w:rPr>
            <w:rFonts w:cstheme="minorHAnsi"/>
            <w:kern w:val="2"/>
            <w:lang w:eastAsia="zh-CN"/>
          </w:rPr>
          <w:t xml:space="preserve">        &lt;res:ResultCode&gt;0&lt;/res:ResultCode&gt; </w:t>
        </w:r>
      </w:ins>
    </w:p>
    <w:p w14:paraId="019E3FC9" w14:textId="77777777" w:rsidR="00670819" w:rsidRDefault="00670819" w:rsidP="00670819">
      <w:pPr>
        <w:ind w:left="1440"/>
        <w:rPr>
          <w:ins w:id="624" w:author="gugun wasp" w:date="2019-04-09T13:02:00Z"/>
          <w:rFonts w:cstheme="minorHAnsi"/>
          <w:kern w:val="2"/>
          <w:lang w:eastAsia="zh-CN"/>
        </w:rPr>
      </w:pPr>
      <w:ins w:id="625" w:author="gugun wasp" w:date="2019-04-09T13:02:00Z">
        <w:r>
          <w:rPr>
            <w:rFonts w:cstheme="minorHAnsi"/>
            <w:kern w:val="2"/>
            <w:lang w:eastAsia="zh-CN"/>
          </w:rPr>
          <w:t xml:space="preserve">        &lt;res:ResultDesc&gt;Process service request successfully.&lt;/res:ResultDesc&gt; </w:t>
        </w:r>
      </w:ins>
    </w:p>
    <w:p w14:paraId="2F01A77C" w14:textId="77777777" w:rsidR="00670819" w:rsidRDefault="00670819" w:rsidP="00670819">
      <w:pPr>
        <w:ind w:left="1440"/>
        <w:rPr>
          <w:ins w:id="626" w:author="gugun wasp" w:date="2019-04-09T13:02:00Z"/>
          <w:rFonts w:cstheme="minorHAnsi"/>
          <w:kern w:val="2"/>
          <w:lang w:eastAsia="zh-CN"/>
        </w:rPr>
      </w:pPr>
      <w:ins w:id="627" w:author="gugun wasp" w:date="2019-04-09T13:02:00Z">
        <w:r>
          <w:rPr>
            <w:rFonts w:cstheme="minorHAnsi"/>
            <w:kern w:val="2"/>
            <w:lang w:eastAsia="zh-CN"/>
          </w:rPr>
          <w:t xml:space="preserve">        &lt;res:QueryOrganizationBalanceResult&gt; </w:t>
        </w:r>
      </w:ins>
    </w:p>
    <w:p w14:paraId="6D8312FE" w14:textId="77777777" w:rsidR="00670819" w:rsidRDefault="00670819" w:rsidP="00670819">
      <w:pPr>
        <w:ind w:left="1440"/>
        <w:rPr>
          <w:ins w:id="628" w:author="gugun wasp" w:date="2019-04-09T13:02:00Z"/>
          <w:rFonts w:cstheme="minorHAnsi"/>
          <w:kern w:val="2"/>
          <w:lang w:eastAsia="zh-CN"/>
        </w:rPr>
      </w:pPr>
      <w:ins w:id="629" w:author="gugun wasp" w:date="2019-04-09T13:02:00Z">
        <w:r>
          <w:rPr>
            <w:rFonts w:cstheme="minorHAnsi"/>
            <w:kern w:val="2"/>
            <w:lang w:eastAsia="zh-CN"/>
          </w:rPr>
          <w:t xml:space="preserve">          &lt;res:BOCompletedTime&gt;20140614192020&lt;/res:BOCompletedTime&gt; </w:t>
        </w:r>
      </w:ins>
    </w:p>
    <w:p w14:paraId="587C8289" w14:textId="77777777" w:rsidR="00670819" w:rsidRDefault="00670819" w:rsidP="00670819">
      <w:pPr>
        <w:ind w:left="1440"/>
        <w:rPr>
          <w:ins w:id="630" w:author="gugun wasp" w:date="2019-04-09T13:02:00Z"/>
          <w:rFonts w:cstheme="minorHAnsi"/>
          <w:kern w:val="2"/>
          <w:lang w:eastAsia="zh-CN"/>
        </w:rPr>
      </w:pPr>
      <w:ins w:id="631" w:author="gugun wasp" w:date="2019-04-09T13:02:00Z">
        <w:r>
          <w:rPr>
            <w:rFonts w:cstheme="minorHAnsi"/>
            <w:kern w:val="2"/>
            <w:lang w:eastAsia="zh-CN"/>
          </w:rPr>
          <w:t xml:space="preserve">          &lt;res:AccountBalanceData&gt; </w:t>
        </w:r>
      </w:ins>
    </w:p>
    <w:p w14:paraId="3BA8A55A" w14:textId="77777777" w:rsidR="00670819" w:rsidRDefault="00670819" w:rsidP="00670819">
      <w:pPr>
        <w:ind w:left="1440"/>
        <w:rPr>
          <w:ins w:id="632" w:author="gugun wasp" w:date="2019-04-09T13:02:00Z"/>
          <w:rFonts w:cstheme="minorHAnsi"/>
          <w:kern w:val="2"/>
          <w:lang w:eastAsia="zh-CN"/>
        </w:rPr>
      </w:pPr>
      <w:ins w:id="633" w:author="gugun wasp" w:date="2019-04-09T13:02:00Z">
        <w:r>
          <w:rPr>
            <w:rFonts w:cstheme="minorHAnsi"/>
            <w:kern w:val="2"/>
            <w:lang w:eastAsia="zh-CN"/>
          </w:rPr>
          <w:t xml:space="preserve">            &lt;res:AccountBalanceItem&gt; </w:t>
        </w:r>
      </w:ins>
    </w:p>
    <w:p w14:paraId="4FDC3088" w14:textId="77777777" w:rsidR="00670819" w:rsidRDefault="00670819" w:rsidP="00670819">
      <w:pPr>
        <w:ind w:left="1440"/>
        <w:rPr>
          <w:ins w:id="634" w:author="gugun wasp" w:date="2019-04-09T13:02:00Z"/>
          <w:rFonts w:cstheme="minorHAnsi"/>
          <w:kern w:val="2"/>
          <w:lang w:eastAsia="zh-CN"/>
        </w:rPr>
      </w:pPr>
      <w:ins w:id="635" w:author="gugun wasp" w:date="2019-04-09T13:02:00Z">
        <w:r>
          <w:rPr>
            <w:rFonts w:cstheme="minorHAnsi"/>
            <w:kern w:val="2"/>
            <w:lang w:eastAsia="zh-CN"/>
          </w:rPr>
          <w:t xml:space="preserve">              &lt;res:AccountHolderID&gt;211674&lt;/res:AccountHolderID&gt; </w:t>
        </w:r>
      </w:ins>
    </w:p>
    <w:p w14:paraId="4D3EAC25" w14:textId="77777777" w:rsidR="00670819" w:rsidRDefault="00670819" w:rsidP="00670819">
      <w:pPr>
        <w:ind w:left="1440"/>
        <w:rPr>
          <w:ins w:id="636" w:author="gugun wasp" w:date="2019-04-09T13:02:00Z"/>
          <w:rFonts w:cstheme="minorHAnsi"/>
          <w:kern w:val="2"/>
          <w:lang w:eastAsia="zh-CN"/>
        </w:rPr>
      </w:pPr>
      <w:ins w:id="637" w:author="gugun wasp" w:date="2019-04-09T13:02:00Z">
        <w:r>
          <w:rPr>
            <w:rFonts w:cstheme="minorHAnsi"/>
            <w:kern w:val="2"/>
            <w:lang w:eastAsia="zh-CN"/>
          </w:rPr>
          <w:t xml:space="preserve">              &lt;res:AccountHolderPublicName&gt;211674 - Agent A&lt;/res:AccountHolderPublicName&gt; </w:t>
        </w:r>
      </w:ins>
    </w:p>
    <w:p w14:paraId="785EE001" w14:textId="77777777" w:rsidR="00670819" w:rsidRDefault="00670819" w:rsidP="00670819">
      <w:pPr>
        <w:ind w:left="1440"/>
        <w:rPr>
          <w:ins w:id="638" w:author="gugun wasp" w:date="2019-04-09T13:02:00Z"/>
          <w:rFonts w:cstheme="minorHAnsi"/>
          <w:kern w:val="2"/>
          <w:lang w:eastAsia="zh-CN"/>
        </w:rPr>
      </w:pPr>
      <w:ins w:id="639" w:author="gugun wasp" w:date="2019-04-09T13:02:00Z">
        <w:r>
          <w:rPr>
            <w:rFonts w:cstheme="minorHAnsi"/>
            <w:kern w:val="2"/>
            <w:lang w:eastAsia="zh-CN"/>
          </w:rPr>
          <w:t xml:space="preserve">              &lt;res:AccountTypeName&gt;Float Account&lt;/res:AccountTypeName&gt; </w:t>
        </w:r>
      </w:ins>
    </w:p>
    <w:p w14:paraId="6AC47B06" w14:textId="77777777" w:rsidR="00670819" w:rsidRDefault="00670819" w:rsidP="00670819">
      <w:pPr>
        <w:ind w:left="1440"/>
        <w:rPr>
          <w:ins w:id="640" w:author="gugun wasp" w:date="2019-04-09T13:02:00Z"/>
          <w:rFonts w:cstheme="minorHAnsi"/>
          <w:kern w:val="2"/>
          <w:lang w:eastAsia="zh-CN"/>
        </w:rPr>
      </w:pPr>
      <w:ins w:id="641" w:author="gugun wasp" w:date="2019-04-09T13:02:00Z">
        <w:r>
          <w:rPr>
            <w:rFonts w:cstheme="minorHAnsi"/>
            <w:kern w:val="2"/>
            <w:lang w:eastAsia="zh-CN"/>
          </w:rPr>
          <w:t xml:space="preserve">              &lt;res:AccountTypeAlias&gt;Float Account&lt;/res:AccountTypeAlias&gt; </w:t>
        </w:r>
      </w:ins>
    </w:p>
    <w:p w14:paraId="0EB08E58" w14:textId="77777777" w:rsidR="00670819" w:rsidRDefault="00670819" w:rsidP="00670819">
      <w:pPr>
        <w:ind w:left="1440"/>
        <w:rPr>
          <w:ins w:id="642" w:author="gugun wasp" w:date="2019-04-09T13:02:00Z"/>
          <w:rFonts w:cstheme="minorHAnsi"/>
          <w:kern w:val="2"/>
          <w:lang w:eastAsia="zh-CN"/>
        </w:rPr>
      </w:pPr>
      <w:ins w:id="643" w:author="gugun wasp" w:date="2019-04-09T13:02:00Z">
        <w:r>
          <w:rPr>
            <w:rFonts w:cstheme="minorHAnsi"/>
            <w:kern w:val="2"/>
            <w:lang w:eastAsia="zh-CN"/>
          </w:rPr>
          <w:t xml:space="preserve">              &lt;res:AccountRuleProfileID&gt;16&lt;/res:AccountRuleProfileID&gt; </w:t>
        </w:r>
      </w:ins>
    </w:p>
    <w:p w14:paraId="26516E82" w14:textId="77777777" w:rsidR="00670819" w:rsidRDefault="00670819" w:rsidP="00670819">
      <w:pPr>
        <w:ind w:left="1440"/>
        <w:rPr>
          <w:ins w:id="644" w:author="gugun wasp" w:date="2019-04-09T13:02:00Z"/>
          <w:rFonts w:cstheme="minorHAnsi"/>
          <w:kern w:val="2"/>
          <w:lang w:eastAsia="zh-CN"/>
        </w:rPr>
      </w:pPr>
      <w:ins w:id="645" w:author="gugun wasp" w:date="2019-04-09T13:02:00Z">
        <w:r>
          <w:rPr>
            <w:rFonts w:cstheme="minorHAnsi"/>
            <w:kern w:val="2"/>
            <w:lang w:eastAsia="zh-CN"/>
          </w:rPr>
          <w:t xml:space="preserve">              &lt;res:AccountRuleProfileName&gt;Band A Store Float Account Rule Profile&lt;/res:AccountRuleProfileName&gt; </w:t>
        </w:r>
      </w:ins>
    </w:p>
    <w:p w14:paraId="1D092EF8" w14:textId="77777777" w:rsidR="00670819" w:rsidRDefault="00670819" w:rsidP="00670819">
      <w:pPr>
        <w:ind w:left="1440"/>
        <w:rPr>
          <w:ins w:id="646" w:author="gugun wasp" w:date="2019-04-09T13:02:00Z"/>
          <w:rFonts w:cstheme="minorHAnsi"/>
          <w:kern w:val="2"/>
          <w:lang w:eastAsia="zh-CN"/>
        </w:rPr>
      </w:pPr>
      <w:ins w:id="647" w:author="gugun wasp" w:date="2019-04-09T13:02:00Z">
        <w:r>
          <w:rPr>
            <w:rFonts w:cstheme="minorHAnsi"/>
            <w:kern w:val="2"/>
            <w:lang w:eastAsia="zh-CN"/>
          </w:rPr>
          <w:t xml:space="preserve">              &lt;res:AccountNo&gt;800000000101002000&lt;/res:AccountNo&gt; </w:t>
        </w:r>
      </w:ins>
    </w:p>
    <w:p w14:paraId="045BAD59" w14:textId="77777777" w:rsidR="00670819" w:rsidRDefault="00670819" w:rsidP="00670819">
      <w:pPr>
        <w:ind w:left="1440"/>
        <w:rPr>
          <w:ins w:id="648" w:author="gugun wasp" w:date="2019-04-09T13:02:00Z"/>
          <w:rFonts w:cstheme="minorHAnsi"/>
          <w:kern w:val="2"/>
          <w:lang w:eastAsia="zh-CN"/>
        </w:rPr>
      </w:pPr>
      <w:ins w:id="649" w:author="gugun wasp" w:date="2019-04-09T13:02:00Z">
        <w:r>
          <w:rPr>
            <w:rFonts w:cstheme="minorHAnsi"/>
            <w:kern w:val="2"/>
            <w:lang w:eastAsia="zh-CN"/>
          </w:rPr>
          <w:t xml:space="preserve">              &lt;res:AccountStatus&gt;active&lt;/res:AccountStatus&gt; </w:t>
        </w:r>
      </w:ins>
    </w:p>
    <w:p w14:paraId="4C15ED39" w14:textId="77777777" w:rsidR="00670819" w:rsidRDefault="00670819" w:rsidP="00670819">
      <w:pPr>
        <w:ind w:left="1440"/>
        <w:rPr>
          <w:ins w:id="650" w:author="gugun wasp" w:date="2019-04-09T13:02:00Z"/>
          <w:rFonts w:cstheme="minorHAnsi"/>
          <w:kern w:val="2"/>
          <w:lang w:eastAsia="zh-CN"/>
        </w:rPr>
      </w:pPr>
      <w:ins w:id="651" w:author="gugun wasp" w:date="2019-04-09T13:02:00Z">
        <w:r>
          <w:rPr>
            <w:rFonts w:cstheme="minorHAnsi"/>
            <w:kern w:val="2"/>
            <w:lang w:eastAsia="zh-CN"/>
          </w:rPr>
          <w:t xml:space="preserve">              &lt;res:Currency&gt;USD&lt;/res:Currency&gt; </w:t>
        </w:r>
      </w:ins>
    </w:p>
    <w:p w14:paraId="003A7EE6" w14:textId="77777777" w:rsidR="00670819" w:rsidRDefault="00670819" w:rsidP="00670819">
      <w:pPr>
        <w:ind w:left="1440"/>
        <w:rPr>
          <w:ins w:id="652" w:author="gugun wasp" w:date="2019-04-09T13:02:00Z"/>
          <w:rFonts w:cstheme="minorHAnsi"/>
          <w:kern w:val="2"/>
          <w:lang w:eastAsia="zh-CN"/>
        </w:rPr>
      </w:pPr>
      <w:ins w:id="653" w:author="gugun wasp" w:date="2019-04-09T13:02:00Z">
        <w:r>
          <w:rPr>
            <w:rFonts w:cstheme="minorHAnsi"/>
            <w:kern w:val="2"/>
            <w:lang w:eastAsia="zh-CN"/>
          </w:rPr>
          <w:t xml:space="preserve">              &lt;res:AvailableBalance&gt;1000.00&lt;/res:AvailableBalance&gt; </w:t>
        </w:r>
      </w:ins>
    </w:p>
    <w:p w14:paraId="5F22F334" w14:textId="77777777" w:rsidR="00670819" w:rsidRDefault="00670819" w:rsidP="00670819">
      <w:pPr>
        <w:ind w:left="1440"/>
        <w:rPr>
          <w:ins w:id="654" w:author="gugun wasp" w:date="2019-04-09T13:02:00Z"/>
          <w:rFonts w:cstheme="minorHAnsi"/>
          <w:kern w:val="2"/>
          <w:lang w:eastAsia="zh-CN"/>
        </w:rPr>
      </w:pPr>
      <w:ins w:id="655" w:author="gugun wasp" w:date="2019-04-09T13:02:00Z">
        <w:r>
          <w:rPr>
            <w:rFonts w:cstheme="minorHAnsi"/>
            <w:kern w:val="2"/>
            <w:lang w:eastAsia="zh-CN"/>
          </w:rPr>
          <w:t xml:space="preserve">              &lt;res:ReservedBalance&gt;10.00&lt;/res:ReservedBalance&gt; </w:t>
        </w:r>
      </w:ins>
    </w:p>
    <w:p w14:paraId="5AD8EDD4" w14:textId="77777777" w:rsidR="00670819" w:rsidRDefault="00670819" w:rsidP="00670819">
      <w:pPr>
        <w:ind w:left="1440"/>
        <w:rPr>
          <w:ins w:id="656" w:author="gugun wasp" w:date="2019-04-09T13:02:00Z"/>
          <w:rFonts w:cstheme="minorHAnsi"/>
          <w:kern w:val="2"/>
          <w:lang w:eastAsia="zh-CN"/>
        </w:rPr>
      </w:pPr>
      <w:ins w:id="657" w:author="gugun wasp" w:date="2019-04-09T13:02:00Z">
        <w:r>
          <w:rPr>
            <w:rFonts w:cstheme="minorHAnsi"/>
            <w:kern w:val="2"/>
            <w:lang w:eastAsia="zh-CN"/>
          </w:rPr>
          <w:t xml:space="preserve">              &lt;res:UnclearedBalance&gt;0&lt;/res:UnclearedBalance&gt; </w:t>
        </w:r>
      </w:ins>
    </w:p>
    <w:p w14:paraId="4F28C15F" w14:textId="77777777" w:rsidR="00670819" w:rsidRDefault="00670819" w:rsidP="00670819">
      <w:pPr>
        <w:ind w:left="1440"/>
        <w:rPr>
          <w:ins w:id="658" w:author="gugun wasp" w:date="2019-04-09T13:02:00Z"/>
          <w:rFonts w:cstheme="minorHAnsi"/>
          <w:kern w:val="2"/>
          <w:lang w:eastAsia="zh-CN"/>
        </w:rPr>
      </w:pPr>
      <w:ins w:id="659" w:author="gugun wasp" w:date="2019-04-09T13:02:00Z">
        <w:r>
          <w:rPr>
            <w:rFonts w:cstheme="minorHAnsi"/>
            <w:kern w:val="2"/>
            <w:lang w:eastAsia="zh-CN"/>
          </w:rPr>
          <w:t xml:space="preserve">              &lt;res:CurrentBalance&gt;100.00&lt;/res:CurrentBalance&gt; </w:t>
        </w:r>
      </w:ins>
    </w:p>
    <w:p w14:paraId="698F2DCE" w14:textId="77777777" w:rsidR="00670819" w:rsidRDefault="00670819" w:rsidP="00670819">
      <w:pPr>
        <w:ind w:left="1440"/>
        <w:rPr>
          <w:ins w:id="660" w:author="gugun wasp" w:date="2019-04-09T13:02:00Z"/>
          <w:rFonts w:cstheme="minorHAnsi"/>
          <w:kern w:val="2"/>
          <w:lang w:eastAsia="zh-CN"/>
        </w:rPr>
      </w:pPr>
      <w:ins w:id="661" w:author="gugun wasp" w:date="2019-04-09T13:02:00Z">
        <w:r>
          <w:rPr>
            <w:rFonts w:cstheme="minorHAnsi"/>
            <w:kern w:val="2"/>
            <w:lang w:eastAsia="zh-CN"/>
          </w:rPr>
          <w:t xml:space="preserve">            &lt;/res:AccountBalanceItem&gt; </w:t>
        </w:r>
      </w:ins>
    </w:p>
    <w:p w14:paraId="34DD1EF0" w14:textId="77777777" w:rsidR="00670819" w:rsidRDefault="00670819" w:rsidP="00670819">
      <w:pPr>
        <w:ind w:left="1440"/>
        <w:rPr>
          <w:ins w:id="662" w:author="gugun wasp" w:date="2019-04-09T13:02:00Z"/>
          <w:rFonts w:cstheme="minorHAnsi"/>
          <w:kern w:val="2"/>
          <w:lang w:eastAsia="zh-CN"/>
        </w:rPr>
      </w:pPr>
      <w:ins w:id="663" w:author="gugun wasp" w:date="2019-04-09T13:02:00Z">
        <w:r>
          <w:rPr>
            <w:rFonts w:cstheme="minorHAnsi"/>
            <w:kern w:val="2"/>
            <w:lang w:eastAsia="zh-CN"/>
          </w:rPr>
          <w:t xml:space="preserve">          &lt;/res:AccountBalanceData&gt; </w:t>
        </w:r>
      </w:ins>
    </w:p>
    <w:p w14:paraId="21F8B4A2" w14:textId="77777777" w:rsidR="00670819" w:rsidRDefault="00670819" w:rsidP="00670819">
      <w:pPr>
        <w:ind w:left="1440"/>
        <w:rPr>
          <w:ins w:id="664" w:author="gugun wasp" w:date="2019-04-09T13:02:00Z"/>
          <w:rFonts w:cstheme="minorHAnsi"/>
          <w:kern w:val="2"/>
          <w:lang w:eastAsia="zh-CN"/>
        </w:rPr>
      </w:pPr>
      <w:ins w:id="665" w:author="gugun wasp" w:date="2019-04-09T13:02:00Z">
        <w:r>
          <w:rPr>
            <w:rFonts w:cstheme="minorHAnsi"/>
            <w:kern w:val="2"/>
            <w:lang w:eastAsia="zh-CN"/>
          </w:rPr>
          <w:t xml:space="preserve">        &lt;/res:QueryOrganizationBalanceResult&gt; </w:t>
        </w:r>
      </w:ins>
    </w:p>
    <w:p w14:paraId="5D365D5A" w14:textId="77777777" w:rsidR="00670819" w:rsidRDefault="00670819" w:rsidP="00670819">
      <w:pPr>
        <w:ind w:left="1440"/>
        <w:rPr>
          <w:ins w:id="666" w:author="gugun wasp" w:date="2019-04-09T13:02:00Z"/>
          <w:rFonts w:cstheme="minorHAnsi"/>
          <w:kern w:val="2"/>
          <w:lang w:eastAsia="zh-CN"/>
        </w:rPr>
      </w:pPr>
      <w:ins w:id="667" w:author="gugun wasp" w:date="2019-04-09T13:02:00Z">
        <w:r>
          <w:rPr>
            <w:rFonts w:cstheme="minorHAnsi"/>
            <w:kern w:val="2"/>
            <w:lang w:eastAsia="zh-CN"/>
          </w:rPr>
          <w:t xml:space="preserve">      &lt;/res:Body&gt; </w:t>
        </w:r>
      </w:ins>
    </w:p>
    <w:p w14:paraId="09A82FDF" w14:textId="77777777" w:rsidR="00670819" w:rsidRDefault="00670819" w:rsidP="00670819">
      <w:pPr>
        <w:ind w:left="1440"/>
        <w:rPr>
          <w:ins w:id="668" w:author="gugun wasp" w:date="2019-04-09T13:02:00Z"/>
          <w:rFonts w:cstheme="minorHAnsi"/>
          <w:kern w:val="2"/>
          <w:lang w:eastAsia="zh-CN"/>
        </w:rPr>
      </w:pPr>
      <w:ins w:id="669" w:author="gugun wasp" w:date="2019-04-09T13:02:00Z">
        <w:r>
          <w:rPr>
            <w:rFonts w:cstheme="minorHAnsi"/>
            <w:kern w:val="2"/>
            <w:lang w:eastAsia="zh-CN"/>
          </w:rPr>
          <w:t xml:space="preserve">    &lt;/api:Result&gt; </w:t>
        </w:r>
      </w:ins>
    </w:p>
    <w:p w14:paraId="14414040" w14:textId="77777777" w:rsidR="00670819" w:rsidRDefault="00670819" w:rsidP="00670819">
      <w:pPr>
        <w:ind w:left="1440"/>
        <w:rPr>
          <w:ins w:id="670" w:author="gugun wasp" w:date="2019-04-09T13:02:00Z"/>
          <w:rFonts w:cstheme="minorHAnsi"/>
          <w:kern w:val="2"/>
          <w:lang w:eastAsia="zh-CN"/>
        </w:rPr>
      </w:pPr>
      <w:ins w:id="671" w:author="gugun wasp" w:date="2019-04-09T13:02:00Z">
        <w:r>
          <w:rPr>
            <w:rFonts w:cstheme="minorHAnsi"/>
            <w:kern w:val="2"/>
            <w:lang w:eastAsia="zh-CN"/>
          </w:rPr>
          <w:t xml:space="preserve">  &lt;/soapenv:Body&gt; </w:t>
        </w:r>
      </w:ins>
    </w:p>
    <w:p w14:paraId="264AA09B" w14:textId="77777777" w:rsidR="00670819" w:rsidRDefault="00670819" w:rsidP="00670819">
      <w:pPr>
        <w:ind w:left="792" w:firstLine="648"/>
        <w:rPr>
          <w:ins w:id="672" w:author="gugun wasp" w:date="2019-04-09T13:02:00Z"/>
        </w:rPr>
      </w:pPr>
      <w:ins w:id="673" w:author="gugun wasp" w:date="2019-04-09T13:02:00Z">
        <w:r>
          <w:rPr>
            <w:rFonts w:cstheme="minorHAnsi"/>
            <w:kern w:val="2"/>
            <w:lang w:eastAsia="zh-CN"/>
            <w14:ligatures w14:val="none"/>
          </w:rPr>
          <w:t>&lt;/soapenv:Envelope&gt;</w:t>
        </w:r>
      </w:ins>
    </w:p>
    <w:p w14:paraId="18002D7B" w14:textId="77777777" w:rsidR="00670819" w:rsidRDefault="00670819" w:rsidP="00670819">
      <w:pPr>
        <w:ind w:left="0"/>
        <w:rPr>
          <w:ins w:id="674" w:author="gugun wasp" w:date="2019-04-09T13:02:00Z"/>
        </w:rPr>
      </w:pPr>
    </w:p>
    <w:p w14:paraId="1295AA7A" w14:textId="77777777" w:rsidR="00670819" w:rsidRPr="00970749" w:rsidRDefault="00670819" w:rsidP="00670819">
      <w:pPr>
        <w:ind w:left="0"/>
        <w:rPr>
          <w:b/>
        </w:rPr>
      </w:pPr>
      <w:r w:rsidRPr="00970749">
        <w:rPr>
          <w:b/>
        </w:rPr>
        <w:t xml:space="preserve">Transfer Balance API </w:t>
      </w:r>
    </w:p>
    <w:p w14:paraId="12B9C930" w14:textId="77777777" w:rsidR="00670819" w:rsidRDefault="00670819" w:rsidP="00670819">
      <w:pPr>
        <w:ind w:left="720"/>
      </w:pPr>
      <w:r>
        <w:t>Source : Saldomobo</w:t>
      </w:r>
    </w:p>
    <w:p w14:paraId="7C67F91F" w14:textId="77777777" w:rsidR="00670819" w:rsidRDefault="00670819" w:rsidP="00670819">
      <w:pPr>
        <w:ind w:left="720"/>
      </w:pPr>
      <w:r>
        <w:lastRenderedPageBreak/>
        <w:t>Type: Online API</w:t>
      </w:r>
    </w:p>
    <w:p w14:paraId="3BCD0D6D" w14:textId="77777777" w:rsidR="00670819" w:rsidRPr="00970749" w:rsidRDefault="00670819" w:rsidP="00670819">
      <w:pPr>
        <w:ind w:left="720"/>
        <w:rPr>
          <w:b/>
        </w:rPr>
      </w:pPr>
      <w:r w:rsidRPr="00970749">
        <w:rPr>
          <w:b/>
        </w:rPr>
        <w:t>Purpose</w:t>
      </w:r>
    </w:p>
    <w:p w14:paraId="4488EF7B" w14:textId="77777777" w:rsidR="00670819" w:rsidRDefault="00670819" w:rsidP="00670819">
      <w:pPr>
        <w:ind w:left="720"/>
      </w:pPr>
      <w:r>
        <w:t>Using this online API, MOBII shall place the transfer transaction to saldomobo as synchronous process.</w:t>
      </w:r>
    </w:p>
    <w:p w14:paraId="54581634" w14:textId="77777777" w:rsidR="00670819" w:rsidRPr="004D1D2D" w:rsidRDefault="00670819" w:rsidP="00670819">
      <w:pPr>
        <w:ind w:left="720"/>
        <w:rPr>
          <w:rFonts w:cstheme="minorHAnsi"/>
          <w:b/>
        </w:rPr>
      </w:pPr>
      <w:r w:rsidRPr="00970749">
        <w:rPr>
          <w:b/>
        </w:rPr>
        <w:t>Reques</w:t>
      </w:r>
      <w:r w:rsidRPr="004D1D2D">
        <w:rPr>
          <w:rFonts w:cstheme="minorHAnsi"/>
          <w:b/>
        </w:rPr>
        <w:t>t Parameter Specification</w:t>
      </w:r>
    </w:p>
    <w:tbl>
      <w:tblPr>
        <w:tblW w:w="8222" w:type="dxa"/>
        <w:tblInd w:w="8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6"/>
        <w:gridCol w:w="1130"/>
        <w:gridCol w:w="1417"/>
        <w:gridCol w:w="2552"/>
        <w:gridCol w:w="1417"/>
      </w:tblGrid>
      <w:tr w:rsidR="00670819" w:rsidRPr="004D1D2D" w14:paraId="2CC6B8D9" w14:textId="77777777" w:rsidTr="00FE0843">
        <w:trPr>
          <w:tblHeader/>
        </w:trPr>
        <w:tc>
          <w:tcPr>
            <w:tcW w:w="5000" w:type="pct"/>
            <w:gridSpan w:val="5"/>
            <w:tcBorders>
              <w:top w:val="single" w:sz="6" w:space="0" w:color="000000"/>
              <w:left w:val="single" w:sz="6" w:space="0" w:color="auto"/>
              <w:bottom w:val="single" w:sz="6" w:space="0" w:color="000000"/>
              <w:right w:val="single" w:sz="6" w:space="0" w:color="000000"/>
            </w:tcBorders>
            <w:shd w:val="clear" w:color="auto" w:fill="D9D9D9"/>
            <w:hideMark/>
          </w:tcPr>
          <w:p w14:paraId="52589E88" w14:textId="77777777" w:rsidR="00670819" w:rsidRPr="004D1D2D" w:rsidRDefault="00670819" w:rsidP="00FE0843">
            <w:pPr>
              <w:pStyle w:val="TableHeading"/>
              <w:rPr>
                <w:rFonts w:asciiTheme="minorHAnsi" w:hAnsiTheme="minorHAnsi" w:cstheme="minorHAnsi"/>
                <w:sz w:val="22"/>
                <w:szCs w:val="22"/>
              </w:rPr>
            </w:pPr>
            <w:r w:rsidRPr="004D1D2D">
              <w:rPr>
                <w:rFonts w:asciiTheme="minorHAnsi" w:hAnsiTheme="minorHAnsi" w:cstheme="minorHAnsi"/>
                <w:sz w:val="22"/>
                <w:szCs w:val="22"/>
              </w:rPr>
              <w:t>Common field specification</w:t>
            </w:r>
          </w:p>
        </w:tc>
      </w:tr>
      <w:tr w:rsidR="00670819" w:rsidRPr="004D1D2D" w14:paraId="4DDB49B4" w14:textId="77777777" w:rsidTr="00FE0843">
        <w:tc>
          <w:tcPr>
            <w:tcW w:w="1037" w:type="pct"/>
            <w:tcBorders>
              <w:top w:val="single" w:sz="6" w:space="0" w:color="000000"/>
              <w:left w:val="single" w:sz="6" w:space="0" w:color="000000"/>
              <w:bottom w:val="single" w:sz="6" w:space="0" w:color="000000"/>
              <w:right w:val="single" w:sz="6" w:space="0" w:color="000000"/>
            </w:tcBorders>
            <w:hideMark/>
          </w:tcPr>
          <w:p w14:paraId="5EAE36D2"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b/>
                <w:sz w:val="22"/>
                <w:szCs w:val="22"/>
              </w:rPr>
              <w:t>Command ID</w:t>
            </w:r>
          </w:p>
        </w:tc>
        <w:tc>
          <w:tcPr>
            <w:tcW w:w="3963" w:type="pct"/>
            <w:gridSpan w:val="4"/>
            <w:tcBorders>
              <w:top w:val="single" w:sz="6" w:space="0" w:color="000000"/>
              <w:left w:val="single" w:sz="6" w:space="0" w:color="000000"/>
              <w:bottom w:val="single" w:sz="6" w:space="0" w:color="000000"/>
              <w:right w:val="single" w:sz="6" w:space="0" w:color="000000"/>
            </w:tcBorders>
            <w:hideMark/>
          </w:tcPr>
          <w:p w14:paraId="5C79F5E5"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 xml:space="preserve">Follow </w:t>
            </w:r>
            <w:r w:rsidRPr="004D1D2D">
              <w:rPr>
                <w:rFonts w:asciiTheme="minorHAnsi" w:hAnsiTheme="minorHAnsi" w:cstheme="minorHAnsi"/>
                <w:b/>
                <w:sz w:val="22"/>
                <w:szCs w:val="22"/>
              </w:rPr>
              <w:t>InitTrans_{ServiceCode}</w:t>
            </w:r>
            <w:r w:rsidRPr="004D1D2D">
              <w:rPr>
                <w:rFonts w:asciiTheme="minorHAnsi" w:hAnsiTheme="minorHAnsi" w:cstheme="minorHAnsi"/>
                <w:sz w:val="22"/>
                <w:szCs w:val="22"/>
              </w:rPr>
              <w:t xml:space="preserve"> format</w:t>
            </w:r>
          </w:p>
        </w:tc>
      </w:tr>
      <w:tr w:rsidR="00670819" w:rsidRPr="004D1D2D" w14:paraId="64CA7F38" w14:textId="77777777" w:rsidTr="00FE0843">
        <w:tc>
          <w:tcPr>
            <w:tcW w:w="1037" w:type="pct"/>
            <w:tcBorders>
              <w:top w:val="single" w:sz="6" w:space="0" w:color="000000"/>
              <w:left w:val="single" w:sz="6" w:space="0" w:color="000000"/>
              <w:bottom w:val="single" w:sz="6" w:space="0" w:color="000000"/>
              <w:right w:val="single" w:sz="6" w:space="0" w:color="000000"/>
            </w:tcBorders>
            <w:hideMark/>
          </w:tcPr>
          <w:p w14:paraId="70A74D5D"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b/>
                <w:sz w:val="22"/>
                <w:szCs w:val="22"/>
              </w:rPr>
              <w:t>Initiator</w:t>
            </w:r>
          </w:p>
        </w:tc>
        <w:tc>
          <w:tcPr>
            <w:tcW w:w="3963" w:type="pct"/>
            <w:gridSpan w:val="4"/>
            <w:tcBorders>
              <w:top w:val="single" w:sz="6" w:space="0" w:color="000000"/>
              <w:left w:val="single" w:sz="6" w:space="0" w:color="000000"/>
              <w:bottom w:val="single" w:sz="6" w:space="0" w:color="000000"/>
              <w:right w:val="single" w:sz="6" w:space="0" w:color="000000"/>
            </w:tcBorders>
            <w:hideMark/>
          </w:tcPr>
          <w:p w14:paraId="5D4FD3DB" w14:textId="77777777" w:rsidR="00670819" w:rsidRPr="004D1D2D" w:rsidRDefault="00670819" w:rsidP="00670819">
            <w:pPr>
              <w:pStyle w:val="ItemListinTable"/>
              <w:widowControl w:val="0"/>
              <w:numPr>
                <w:ilvl w:val="0"/>
                <w:numId w:val="36"/>
              </w:numPr>
              <w:tabs>
                <w:tab w:val="clear" w:pos="170"/>
              </w:tabs>
              <w:ind w:left="284" w:hanging="284"/>
              <w:rPr>
                <w:rFonts w:asciiTheme="minorHAnsi" w:hAnsiTheme="minorHAnsi" w:cstheme="minorHAnsi"/>
                <w:sz w:val="22"/>
                <w:szCs w:val="22"/>
              </w:rPr>
            </w:pPr>
            <w:r w:rsidRPr="004D1D2D">
              <w:rPr>
                <w:rFonts w:asciiTheme="minorHAnsi" w:hAnsiTheme="minorHAnsi" w:cstheme="minorHAnsi"/>
                <w:sz w:val="22"/>
                <w:szCs w:val="22"/>
              </w:rPr>
              <w:t xml:space="preserve">User Name of an Organization Operator/Password/ShortCode </w:t>
            </w:r>
          </w:p>
          <w:p w14:paraId="5A7F6820" w14:textId="77777777" w:rsidR="00670819" w:rsidRPr="004D1D2D" w:rsidRDefault="00670819" w:rsidP="00670819">
            <w:pPr>
              <w:pStyle w:val="ItemListinTable"/>
              <w:widowControl w:val="0"/>
              <w:numPr>
                <w:ilvl w:val="0"/>
                <w:numId w:val="36"/>
              </w:numPr>
              <w:tabs>
                <w:tab w:val="clear" w:pos="170"/>
              </w:tabs>
              <w:ind w:left="284" w:hanging="284"/>
              <w:rPr>
                <w:rFonts w:asciiTheme="minorHAnsi" w:hAnsiTheme="minorHAnsi" w:cstheme="minorHAnsi"/>
                <w:sz w:val="22"/>
                <w:szCs w:val="22"/>
              </w:rPr>
            </w:pPr>
            <w:r w:rsidRPr="004D1D2D">
              <w:rPr>
                <w:rFonts w:asciiTheme="minorHAnsi" w:hAnsiTheme="minorHAnsi" w:cstheme="minorHAnsi"/>
                <w:sz w:val="22"/>
                <w:szCs w:val="22"/>
              </w:rPr>
              <w:t xml:space="preserve">Operator ID of an Organization Operator/PIN/ShortCode </w:t>
            </w:r>
          </w:p>
        </w:tc>
      </w:tr>
      <w:tr w:rsidR="00670819" w:rsidRPr="004D1D2D" w14:paraId="4E6196FB" w14:textId="77777777" w:rsidTr="00FE0843">
        <w:tc>
          <w:tcPr>
            <w:tcW w:w="1037" w:type="pct"/>
            <w:tcBorders>
              <w:top w:val="single" w:sz="6" w:space="0" w:color="000000"/>
              <w:left w:val="single" w:sz="6" w:space="0" w:color="000000"/>
              <w:bottom w:val="single" w:sz="6" w:space="0" w:color="000000"/>
              <w:right w:val="single" w:sz="6" w:space="0" w:color="000000"/>
            </w:tcBorders>
            <w:hideMark/>
          </w:tcPr>
          <w:p w14:paraId="477F8140"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b/>
                <w:sz w:val="22"/>
                <w:szCs w:val="22"/>
              </w:rPr>
              <w:t>PrimaryParty</w:t>
            </w:r>
          </w:p>
        </w:tc>
        <w:tc>
          <w:tcPr>
            <w:tcW w:w="3963" w:type="pct"/>
            <w:gridSpan w:val="4"/>
            <w:tcBorders>
              <w:top w:val="single" w:sz="6" w:space="0" w:color="000000"/>
              <w:left w:val="single" w:sz="6" w:space="0" w:color="000000"/>
              <w:bottom w:val="single" w:sz="6" w:space="0" w:color="000000"/>
              <w:right w:val="single" w:sz="6" w:space="0" w:color="000000"/>
            </w:tcBorders>
            <w:hideMark/>
          </w:tcPr>
          <w:p w14:paraId="018E6266"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Not required</w:t>
            </w:r>
          </w:p>
        </w:tc>
      </w:tr>
      <w:tr w:rsidR="00670819" w:rsidRPr="004D1D2D" w14:paraId="234919B0" w14:textId="77777777" w:rsidTr="00FE0843">
        <w:tc>
          <w:tcPr>
            <w:tcW w:w="1037" w:type="pct"/>
            <w:tcBorders>
              <w:top w:val="single" w:sz="6" w:space="0" w:color="000000"/>
              <w:left w:val="single" w:sz="6" w:space="0" w:color="000000"/>
              <w:bottom w:val="single" w:sz="6" w:space="0" w:color="000000"/>
              <w:right w:val="single" w:sz="6" w:space="0" w:color="000000"/>
            </w:tcBorders>
            <w:hideMark/>
          </w:tcPr>
          <w:p w14:paraId="10E9F04E"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b/>
                <w:sz w:val="22"/>
                <w:szCs w:val="22"/>
              </w:rPr>
              <w:t>ReceiverPatry</w:t>
            </w:r>
          </w:p>
        </w:tc>
        <w:tc>
          <w:tcPr>
            <w:tcW w:w="3963" w:type="pct"/>
            <w:gridSpan w:val="4"/>
            <w:tcBorders>
              <w:top w:val="single" w:sz="6" w:space="0" w:color="000000"/>
              <w:left w:val="single" w:sz="6" w:space="0" w:color="000000"/>
              <w:bottom w:val="single" w:sz="6" w:space="0" w:color="000000"/>
              <w:right w:val="single" w:sz="6" w:space="0" w:color="000000"/>
            </w:tcBorders>
            <w:hideMark/>
          </w:tcPr>
          <w:p w14:paraId="79B4AC76"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Organization ShortCode</w:t>
            </w:r>
          </w:p>
        </w:tc>
      </w:tr>
      <w:tr w:rsidR="00670819" w:rsidRPr="004D1D2D" w14:paraId="7934DDCC" w14:textId="77777777" w:rsidTr="00FE0843">
        <w:tc>
          <w:tcPr>
            <w:tcW w:w="1037" w:type="pct"/>
            <w:tcBorders>
              <w:top w:val="single" w:sz="6" w:space="0" w:color="000000"/>
              <w:left w:val="single" w:sz="6" w:space="0" w:color="000000"/>
              <w:bottom w:val="single" w:sz="6" w:space="0" w:color="000000"/>
              <w:right w:val="single" w:sz="6" w:space="0" w:color="000000"/>
            </w:tcBorders>
            <w:hideMark/>
          </w:tcPr>
          <w:p w14:paraId="466B414A"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b/>
                <w:sz w:val="22"/>
                <w:szCs w:val="22"/>
              </w:rPr>
              <w:t>Requester</w:t>
            </w:r>
          </w:p>
        </w:tc>
        <w:tc>
          <w:tcPr>
            <w:tcW w:w="3963" w:type="pct"/>
            <w:gridSpan w:val="4"/>
            <w:tcBorders>
              <w:top w:val="single" w:sz="6" w:space="0" w:color="000000"/>
              <w:left w:val="single" w:sz="6" w:space="0" w:color="000000"/>
              <w:bottom w:val="single" w:sz="6" w:space="0" w:color="000000"/>
              <w:right w:val="single" w:sz="6" w:space="0" w:color="000000"/>
            </w:tcBorders>
            <w:hideMark/>
          </w:tcPr>
          <w:p w14:paraId="1BB4913F"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Not required</w:t>
            </w:r>
          </w:p>
        </w:tc>
      </w:tr>
      <w:tr w:rsidR="00670819" w:rsidRPr="004D1D2D" w14:paraId="05EA41BF" w14:textId="77777777" w:rsidTr="00FE0843">
        <w:tc>
          <w:tcPr>
            <w:tcW w:w="5000" w:type="pct"/>
            <w:gridSpan w:val="5"/>
            <w:tcBorders>
              <w:top w:val="single" w:sz="6" w:space="0" w:color="000000"/>
              <w:left w:val="single" w:sz="6" w:space="0" w:color="000000"/>
              <w:bottom w:val="single" w:sz="6" w:space="0" w:color="000000"/>
              <w:right w:val="single" w:sz="6" w:space="0" w:color="000000"/>
            </w:tcBorders>
            <w:hideMark/>
          </w:tcPr>
          <w:p w14:paraId="7C2DD8FC"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b/>
                <w:sz w:val="22"/>
                <w:szCs w:val="22"/>
              </w:rPr>
              <w:t>Specific parameters in Request/TransactionRequest/Parameters</w:t>
            </w:r>
          </w:p>
        </w:tc>
      </w:tr>
      <w:tr w:rsidR="00670819" w:rsidRPr="004D1D2D" w14:paraId="59E12D42" w14:textId="77777777" w:rsidTr="00FE0843">
        <w:tc>
          <w:tcPr>
            <w:tcW w:w="1037" w:type="pct"/>
            <w:tcBorders>
              <w:top w:val="single" w:sz="6" w:space="0" w:color="000000"/>
              <w:left w:val="single" w:sz="6" w:space="0" w:color="000000"/>
              <w:bottom w:val="single" w:sz="6" w:space="0" w:color="000000"/>
              <w:right w:val="single" w:sz="6" w:space="0" w:color="000000"/>
            </w:tcBorders>
            <w:vAlign w:val="bottom"/>
            <w:hideMark/>
          </w:tcPr>
          <w:p w14:paraId="06E8FC28"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b/>
                <w:sz w:val="22"/>
                <w:szCs w:val="22"/>
              </w:rPr>
              <w:t>Parameter</w:t>
            </w:r>
          </w:p>
        </w:tc>
        <w:tc>
          <w:tcPr>
            <w:tcW w:w="687" w:type="pct"/>
            <w:tcBorders>
              <w:top w:val="single" w:sz="6" w:space="0" w:color="000000"/>
              <w:left w:val="single" w:sz="6" w:space="0" w:color="000000"/>
              <w:bottom w:val="single" w:sz="6" w:space="0" w:color="000000"/>
              <w:right w:val="single" w:sz="6" w:space="0" w:color="000000"/>
            </w:tcBorders>
            <w:vAlign w:val="bottom"/>
            <w:hideMark/>
          </w:tcPr>
          <w:p w14:paraId="331E2DC0"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b/>
                <w:sz w:val="22"/>
                <w:szCs w:val="22"/>
              </w:rPr>
              <w:t>Data Type</w:t>
            </w:r>
          </w:p>
        </w:tc>
        <w:tc>
          <w:tcPr>
            <w:tcW w:w="862" w:type="pct"/>
            <w:tcBorders>
              <w:top w:val="single" w:sz="6" w:space="0" w:color="000000"/>
              <w:left w:val="single" w:sz="6" w:space="0" w:color="000000"/>
              <w:bottom w:val="single" w:sz="6" w:space="0" w:color="000000"/>
              <w:right w:val="single" w:sz="6" w:space="0" w:color="000000"/>
            </w:tcBorders>
            <w:vAlign w:val="bottom"/>
            <w:hideMark/>
          </w:tcPr>
          <w:p w14:paraId="27CDE077"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b/>
                <w:sz w:val="22"/>
                <w:szCs w:val="22"/>
              </w:rPr>
              <w:t>Mandatory or Optional</w:t>
            </w:r>
          </w:p>
        </w:tc>
        <w:tc>
          <w:tcPr>
            <w:tcW w:w="1552" w:type="pct"/>
            <w:tcBorders>
              <w:top w:val="single" w:sz="6" w:space="0" w:color="000000"/>
              <w:left w:val="single" w:sz="6" w:space="0" w:color="000000"/>
              <w:bottom w:val="single" w:sz="6" w:space="0" w:color="000000"/>
              <w:right w:val="single" w:sz="6" w:space="0" w:color="000000"/>
            </w:tcBorders>
            <w:vAlign w:val="bottom"/>
            <w:hideMark/>
          </w:tcPr>
          <w:p w14:paraId="2028F42C"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b/>
                <w:sz w:val="22"/>
                <w:szCs w:val="22"/>
              </w:rPr>
              <w:t>Description</w:t>
            </w:r>
          </w:p>
        </w:tc>
        <w:tc>
          <w:tcPr>
            <w:tcW w:w="862" w:type="pct"/>
            <w:tcBorders>
              <w:top w:val="single" w:sz="6" w:space="0" w:color="000000"/>
              <w:left w:val="single" w:sz="6" w:space="0" w:color="000000"/>
              <w:bottom w:val="single" w:sz="6" w:space="0" w:color="000000"/>
              <w:right w:val="single" w:sz="6" w:space="0" w:color="000000"/>
            </w:tcBorders>
            <w:vAlign w:val="bottom"/>
            <w:hideMark/>
          </w:tcPr>
          <w:p w14:paraId="5E2C05A3"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b/>
                <w:sz w:val="22"/>
                <w:szCs w:val="22"/>
              </w:rPr>
              <w:t>Example</w:t>
            </w:r>
          </w:p>
        </w:tc>
      </w:tr>
      <w:tr w:rsidR="00670819" w:rsidRPr="004D1D2D" w14:paraId="6F27A1CA" w14:textId="77777777" w:rsidTr="00FE0843">
        <w:tc>
          <w:tcPr>
            <w:tcW w:w="1037" w:type="pct"/>
            <w:tcBorders>
              <w:top w:val="single" w:sz="6" w:space="0" w:color="000000"/>
              <w:left w:val="single" w:sz="6" w:space="0" w:color="000000"/>
              <w:bottom w:val="single" w:sz="6" w:space="0" w:color="000000"/>
              <w:right w:val="single" w:sz="6" w:space="0" w:color="000000"/>
            </w:tcBorders>
            <w:hideMark/>
          </w:tcPr>
          <w:p w14:paraId="2E921E29"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Amount</w:t>
            </w:r>
          </w:p>
        </w:tc>
        <w:tc>
          <w:tcPr>
            <w:tcW w:w="687" w:type="pct"/>
            <w:tcBorders>
              <w:top w:val="single" w:sz="6" w:space="0" w:color="000000"/>
              <w:left w:val="single" w:sz="6" w:space="0" w:color="000000"/>
              <w:bottom w:val="single" w:sz="6" w:space="0" w:color="000000"/>
              <w:right w:val="single" w:sz="6" w:space="0" w:color="000000"/>
            </w:tcBorders>
            <w:hideMark/>
          </w:tcPr>
          <w:p w14:paraId="369BD4ED"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xs:string</w:t>
            </w:r>
          </w:p>
        </w:tc>
        <w:tc>
          <w:tcPr>
            <w:tcW w:w="862" w:type="pct"/>
            <w:tcBorders>
              <w:top w:val="single" w:sz="6" w:space="0" w:color="000000"/>
              <w:left w:val="single" w:sz="6" w:space="0" w:color="000000"/>
              <w:bottom w:val="single" w:sz="6" w:space="0" w:color="000000"/>
              <w:right w:val="single" w:sz="6" w:space="0" w:color="000000"/>
            </w:tcBorders>
            <w:hideMark/>
          </w:tcPr>
          <w:p w14:paraId="13444D42"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Mandatory</w:t>
            </w:r>
          </w:p>
        </w:tc>
        <w:tc>
          <w:tcPr>
            <w:tcW w:w="1552" w:type="pct"/>
            <w:tcBorders>
              <w:top w:val="single" w:sz="6" w:space="0" w:color="000000"/>
              <w:left w:val="single" w:sz="6" w:space="0" w:color="000000"/>
              <w:bottom w:val="single" w:sz="6" w:space="0" w:color="000000"/>
              <w:right w:val="single" w:sz="6" w:space="0" w:color="000000"/>
            </w:tcBorders>
            <w:hideMark/>
          </w:tcPr>
          <w:p w14:paraId="3E54A98E"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Indicates the amount to be transferred. The precision ranges from the minimum currency unit to 10^9 * minimum currency unit. For example, for IDR, the value of this parameter ranges from 1 to 1000000000.00.</w:t>
            </w:r>
          </w:p>
          <w:p w14:paraId="50F9787D"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It can use delimiters in batch operations.</w:t>
            </w:r>
          </w:p>
        </w:tc>
        <w:tc>
          <w:tcPr>
            <w:tcW w:w="862" w:type="pct"/>
            <w:tcBorders>
              <w:top w:val="single" w:sz="6" w:space="0" w:color="000000"/>
              <w:left w:val="single" w:sz="6" w:space="0" w:color="000000"/>
              <w:bottom w:val="single" w:sz="6" w:space="0" w:color="000000"/>
              <w:right w:val="single" w:sz="6" w:space="0" w:color="000000"/>
            </w:tcBorders>
            <w:hideMark/>
          </w:tcPr>
          <w:p w14:paraId="0D902D54"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1950000.00</w:t>
            </w:r>
          </w:p>
        </w:tc>
      </w:tr>
      <w:tr w:rsidR="00670819" w:rsidRPr="004D1D2D" w14:paraId="2D0BFF52" w14:textId="77777777" w:rsidTr="00FE0843">
        <w:tc>
          <w:tcPr>
            <w:tcW w:w="1037" w:type="pct"/>
            <w:tcBorders>
              <w:top w:val="single" w:sz="6" w:space="0" w:color="000000"/>
              <w:left w:val="single" w:sz="6" w:space="0" w:color="000000"/>
              <w:bottom w:val="single" w:sz="6" w:space="0" w:color="000000"/>
              <w:right w:val="single" w:sz="6" w:space="0" w:color="000000"/>
            </w:tcBorders>
            <w:hideMark/>
          </w:tcPr>
          <w:p w14:paraId="5E76BE03"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Currency</w:t>
            </w:r>
          </w:p>
        </w:tc>
        <w:tc>
          <w:tcPr>
            <w:tcW w:w="687" w:type="pct"/>
            <w:tcBorders>
              <w:top w:val="single" w:sz="6" w:space="0" w:color="000000"/>
              <w:left w:val="single" w:sz="6" w:space="0" w:color="000000"/>
              <w:bottom w:val="single" w:sz="6" w:space="0" w:color="000000"/>
              <w:right w:val="single" w:sz="6" w:space="0" w:color="000000"/>
            </w:tcBorders>
            <w:hideMark/>
          </w:tcPr>
          <w:p w14:paraId="0C646E35"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xs:string</w:t>
            </w:r>
          </w:p>
        </w:tc>
        <w:tc>
          <w:tcPr>
            <w:tcW w:w="862" w:type="pct"/>
            <w:tcBorders>
              <w:top w:val="single" w:sz="6" w:space="0" w:color="000000"/>
              <w:left w:val="single" w:sz="6" w:space="0" w:color="000000"/>
              <w:bottom w:val="single" w:sz="6" w:space="0" w:color="000000"/>
              <w:right w:val="single" w:sz="6" w:space="0" w:color="000000"/>
            </w:tcBorders>
            <w:hideMark/>
          </w:tcPr>
          <w:p w14:paraId="03E49710"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Mandatory</w:t>
            </w:r>
          </w:p>
        </w:tc>
        <w:tc>
          <w:tcPr>
            <w:tcW w:w="1552" w:type="pct"/>
            <w:tcBorders>
              <w:top w:val="single" w:sz="6" w:space="0" w:color="000000"/>
              <w:left w:val="single" w:sz="6" w:space="0" w:color="000000"/>
              <w:bottom w:val="single" w:sz="6" w:space="0" w:color="000000"/>
              <w:right w:val="single" w:sz="6" w:space="0" w:color="000000"/>
            </w:tcBorders>
            <w:hideMark/>
          </w:tcPr>
          <w:p w14:paraId="7383EFF1"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Indicates the currency type. It is specified by using the Char 3 Code defined in the ISO 4217 standard.</w:t>
            </w:r>
          </w:p>
        </w:tc>
        <w:tc>
          <w:tcPr>
            <w:tcW w:w="862" w:type="pct"/>
            <w:tcBorders>
              <w:top w:val="single" w:sz="6" w:space="0" w:color="000000"/>
              <w:left w:val="single" w:sz="6" w:space="0" w:color="000000"/>
              <w:bottom w:val="single" w:sz="6" w:space="0" w:color="000000"/>
              <w:right w:val="single" w:sz="6" w:space="0" w:color="000000"/>
            </w:tcBorders>
            <w:hideMark/>
          </w:tcPr>
          <w:p w14:paraId="2798D40F"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IDR</w:t>
            </w:r>
          </w:p>
        </w:tc>
      </w:tr>
    </w:tbl>
    <w:p w14:paraId="404EA549" w14:textId="77777777" w:rsidR="00670819" w:rsidRPr="004D1D2D" w:rsidRDefault="00670819" w:rsidP="00670819">
      <w:pPr>
        <w:rPr>
          <w:rFonts w:cstheme="minorHAnsi"/>
        </w:rPr>
      </w:pPr>
    </w:p>
    <w:p w14:paraId="2427B9B6" w14:textId="77777777" w:rsidR="00670819" w:rsidRPr="004D1D2D" w:rsidRDefault="00670819" w:rsidP="00670819">
      <w:pPr>
        <w:rPr>
          <w:rFonts w:cstheme="minorHAnsi"/>
          <w:b/>
        </w:rPr>
      </w:pPr>
      <w:r w:rsidRPr="004D1D2D">
        <w:rPr>
          <w:rFonts w:cstheme="minorHAnsi"/>
          <w:b/>
        </w:rPr>
        <w:tab/>
        <w:t>Result Parameter Specification</w:t>
      </w:r>
    </w:p>
    <w:tbl>
      <w:tblPr>
        <w:tblW w:w="8222" w:type="dxa"/>
        <w:tblInd w:w="8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222"/>
      </w:tblGrid>
      <w:tr w:rsidR="00670819" w:rsidRPr="004D1D2D" w14:paraId="29F07A84" w14:textId="77777777" w:rsidTr="00FE0843">
        <w:trPr>
          <w:tblHeader/>
        </w:trPr>
        <w:tc>
          <w:tcPr>
            <w:tcW w:w="5000" w:type="pct"/>
            <w:tcBorders>
              <w:top w:val="single" w:sz="6" w:space="0" w:color="000000"/>
              <w:left w:val="single" w:sz="6" w:space="0" w:color="auto"/>
              <w:bottom w:val="single" w:sz="6" w:space="0" w:color="000000"/>
              <w:right w:val="single" w:sz="6" w:space="0" w:color="000000"/>
            </w:tcBorders>
            <w:shd w:val="clear" w:color="auto" w:fill="D9D9D9"/>
            <w:hideMark/>
          </w:tcPr>
          <w:p w14:paraId="230C4CF1" w14:textId="77777777" w:rsidR="00670819" w:rsidRPr="004D1D2D" w:rsidRDefault="00670819" w:rsidP="00FE0843">
            <w:pPr>
              <w:pStyle w:val="TableHeading"/>
              <w:rPr>
                <w:rFonts w:asciiTheme="minorHAnsi" w:hAnsiTheme="minorHAnsi" w:cstheme="minorHAnsi"/>
                <w:sz w:val="22"/>
                <w:szCs w:val="22"/>
              </w:rPr>
            </w:pPr>
            <w:r w:rsidRPr="004D1D2D">
              <w:rPr>
                <w:rFonts w:asciiTheme="minorHAnsi" w:hAnsiTheme="minorHAnsi" w:cstheme="minorHAnsi"/>
                <w:sz w:val="22"/>
                <w:szCs w:val="22"/>
              </w:rPr>
              <w:t>Specific parameters in TransactionResult/ResultParameters</w:t>
            </w:r>
          </w:p>
        </w:tc>
      </w:tr>
      <w:tr w:rsidR="00670819" w:rsidRPr="004D1D2D" w14:paraId="48D3C6B0" w14:textId="77777777" w:rsidTr="00FE0843">
        <w:tc>
          <w:tcPr>
            <w:tcW w:w="5000" w:type="pct"/>
            <w:tcBorders>
              <w:top w:val="single" w:sz="6" w:space="0" w:color="000000"/>
              <w:left w:val="single" w:sz="6" w:space="0" w:color="000000"/>
              <w:bottom w:val="single" w:sz="6" w:space="0" w:color="000000"/>
              <w:right w:val="single" w:sz="6" w:space="0" w:color="000000"/>
            </w:tcBorders>
            <w:vAlign w:val="bottom"/>
            <w:hideMark/>
          </w:tcPr>
          <w:p w14:paraId="0998DFF1" w14:textId="77777777" w:rsidR="00670819" w:rsidRPr="004D1D2D" w:rsidRDefault="00670819" w:rsidP="00FE0843">
            <w:pPr>
              <w:pStyle w:val="TableText0"/>
              <w:rPr>
                <w:rFonts w:asciiTheme="minorHAnsi" w:hAnsiTheme="minorHAnsi" w:cstheme="minorHAnsi"/>
                <w:sz w:val="22"/>
                <w:szCs w:val="22"/>
              </w:rPr>
            </w:pPr>
            <w:r w:rsidRPr="004D1D2D">
              <w:rPr>
                <w:rFonts w:asciiTheme="minorHAnsi" w:hAnsiTheme="minorHAnsi" w:cstheme="minorHAnsi"/>
                <w:sz w:val="22"/>
                <w:szCs w:val="22"/>
              </w:rPr>
              <w:t>No parameter for this result message.</w:t>
            </w:r>
          </w:p>
        </w:tc>
      </w:tr>
    </w:tbl>
    <w:p w14:paraId="7F7A393B" w14:textId="77777777" w:rsidR="00670819" w:rsidRPr="004D1D2D" w:rsidRDefault="00670819" w:rsidP="00670819">
      <w:pPr>
        <w:ind w:left="720"/>
        <w:rPr>
          <w:rFonts w:cstheme="minorHAnsi"/>
        </w:rPr>
      </w:pPr>
    </w:p>
    <w:p w14:paraId="0EF290D6" w14:textId="77777777" w:rsidR="00670819" w:rsidRPr="00970749" w:rsidRDefault="00670819" w:rsidP="00670819">
      <w:pPr>
        <w:ind w:left="720"/>
        <w:rPr>
          <w:b/>
        </w:rPr>
      </w:pPr>
      <w:r w:rsidRPr="00970749">
        <w:rPr>
          <w:b/>
        </w:rPr>
        <w:lastRenderedPageBreak/>
        <w:t>Request</w:t>
      </w:r>
    </w:p>
    <w:p w14:paraId="0AAB13B9" w14:textId="77777777" w:rsidR="00670819" w:rsidRDefault="00670819" w:rsidP="00670819">
      <w:pPr>
        <w:ind w:left="720"/>
      </w:pPr>
      <w:r>
        <w:t xml:space="preserve">&lt;soapenv:Envelope xmlns:soapenv="http://schemas.xmlsoap.org/soap/envelope/" xmlns:api="http://cps.huawei.com/synccpsinterface/api_requestmgr" xmlns:req="http://cps.huawei.com/synccpsinterface/request" xmlns:com="http://cps.huawei.com/synccpsinterface/common"&gt; </w:t>
      </w:r>
    </w:p>
    <w:p w14:paraId="6020599A" w14:textId="77777777" w:rsidR="00670819" w:rsidRDefault="00670819" w:rsidP="00670819">
      <w:pPr>
        <w:ind w:left="720"/>
      </w:pPr>
      <w:r>
        <w:t xml:space="preserve">  &lt;soapenv:Header/&gt; </w:t>
      </w:r>
    </w:p>
    <w:p w14:paraId="541A4807" w14:textId="77777777" w:rsidR="00670819" w:rsidRDefault="00670819" w:rsidP="00670819">
      <w:pPr>
        <w:ind w:left="720"/>
      </w:pPr>
      <w:r>
        <w:t xml:space="preserve">  &lt;soapenv:Body&gt; </w:t>
      </w:r>
    </w:p>
    <w:p w14:paraId="0F4A21A4" w14:textId="77777777" w:rsidR="00670819" w:rsidRDefault="00670819" w:rsidP="00670819">
      <w:pPr>
        <w:ind w:left="720"/>
      </w:pPr>
      <w:r>
        <w:t xml:space="preserve">    &lt;api:Request&gt; </w:t>
      </w:r>
    </w:p>
    <w:p w14:paraId="29F9560A" w14:textId="77777777" w:rsidR="00670819" w:rsidRDefault="00670819" w:rsidP="00670819">
      <w:pPr>
        <w:ind w:left="720"/>
      </w:pPr>
      <w:r>
        <w:t xml:space="preserve">      &lt;req:Header&gt; </w:t>
      </w:r>
    </w:p>
    <w:p w14:paraId="5D667FB8" w14:textId="77777777" w:rsidR="00670819" w:rsidRDefault="00670819" w:rsidP="00670819">
      <w:pPr>
        <w:ind w:left="720"/>
      </w:pPr>
      <w:r>
        <w:t xml:space="preserve">        &lt;req:Version&gt;1.0&lt;/req:Version&gt; </w:t>
      </w:r>
    </w:p>
    <w:p w14:paraId="403E97A0" w14:textId="77777777" w:rsidR="00670819" w:rsidRDefault="00670819" w:rsidP="00670819">
      <w:pPr>
        <w:ind w:left="720"/>
      </w:pPr>
      <w:r>
        <w:t xml:space="preserve">        &lt;req:CommandID&gt;InitTrans_Canvasser Initiate Allocation&lt;/req:CommandID&gt; </w:t>
      </w:r>
    </w:p>
    <w:p w14:paraId="3C4BB08A" w14:textId="77777777" w:rsidR="00670819" w:rsidRDefault="00670819" w:rsidP="00670819">
      <w:pPr>
        <w:ind w:left="720"/>
      </w:pPr>
      <w:r>
        <w:t xml:space="preserve">        &lt;req:OriginatorConversationID&gt;S_X2013012921001&lt;/req:OriginatorConversationID&gt; </w:t>
      </w:r>
    </w:p>
    <w:p w14:paraId="3EC068B0" w14:textId="77777777" w:rsidR="00670819" w:rsidRDefault="00670819" w:rsidP="00670819">
      <w:pPr>
        <w:ind w:left="720"/>
      </w:pPr>
      <w:r>
        <w:t xml:space="preserve">        &lt;req:Caller&gt; </w:t>
      </w:r>
    </w:p>
    <w:p w14:paraId="767CF782" w14:textId="77777777" w:rsidR="00670819" w:rsidRDefault="00670819" w:rsidP="00670819">
      <w:pPr>
        <w:ind w:left="720"/>
      </w:pPr>
      <w:r>
        <w:t xml:space="preserve">          &lt;req:CallerType&gt;2&lt;/req:CallerType&gt; </w:t>
      </w:r>
    </w:p>
    <w:p w14:paraId="333032AF" w14:textId="77777777" w:rsidR="00670819" w:rsidRDefault="00670819" w:rsidP="00670819">
      <w:pPr>
        <w:ind w:left="720"/>
      </w:pPr>
      <w:r>
        <w:t xml:space="preserve">          &lt;req:ThirdPartyID&gt;POS_Broker&lt;/req:ThirdPartyID&gt; </w:t>
      </w:r>
    </w:p>
    <w:p w14:paraId="5B15322C" w14:textId="77777777" w:rsidR="00670819" w:rsidRDefault="00670819" w:rsidP="00670819">
      <w:pPr>
        <w:ind w:left="720"/>
      </w:pPr>
      <w:r>
        <w:t xml:space="preserve">          &lt;req:Password&gt;B1YNY8GylVo=&lt;/req:Password&gt; </w:t>
      </w:r>
    </w:p>
    <w:p w14:paraId="5732B094" w14:textId="77777777" w:rsidR="00670819" w:rsidRDefault="00670819" w:rsidP="00670819">
      <w:pPr>
        <w:ind w:left="720"/>
      </w:pPr>
      <w:r>
        <w:t xml:space="preserve">          &lt;req:ResultURL&gt;http://10.71.109.150:8888/mockResultBinding&lt;/req:ResultURL&gt; </w:t>
      </w:r>
    </w:p>
    <w:p w14:paraId="4EACFB80" w14:textId="77777777" w:rsidR="00670819" w:rsidRDefault="00670819" w:rsidP="00670819">
      <w:pPr>
        <w:ind w:left="720"/>
      </w:pPr>
      <w:r>
        <w:t xml:space="preserve">        &lt;/req:Caller&gt; </w:t>
      </w:r>
    </w:p>
    <w:p w14:paraId="5D394041" w14:textId="77777777" w:rsidR="00670819" w:rsidRDefault="00670819" w:rsidP="00670819">
      <w:pPr>
        <w:ind w:left="720"/>
      </w:pPr>
      <w:r>
        <w:t xml:space="preserve">        &lt;req:KeyOwner&gt;1&lt;/req:KeyOwner&gt; </w:t>
      </w:r>
    </w:p>
    <w:p w14:paraId="7862E6E2" w14:textId="77777777" w:rsidR="00670819" w:rsidRDefault="00670819" w:rsidP="00670819">
      <w:pPr>
        <w:ind w:left="720"/>
      </w:pPr>
      <w:r>
        <w:t xml:space="preserve">        &lt;req:Timestamp&gt;20130402152345&lt;/req:Timestamp&gt; </w:t>
      </w:r>
    </w:p>
    <w:p w14:paraId="0540742D" w14:textId="77777777" w:rsidR="00670819" w:rsidRDefault="00670819" w:rsidP="00670819">
      <w:pPr>
        <w:ind w:left="720"/>
      </w:pPr>
      <w:r>
        <w:t xml:space="preserve">      &lt;/req:Header&gt; </w:t>
      </w:r>
    </w:p>
    <w:p w14:paraId="14B5906E" w14:textId="77777777" w:rsidR="00670819" w:rsidRDefault="00670819" w:rsidP="00670819">
      <w:pPr>
        <w:ind w:left="720"/>
      </w:pPr>
      <w:r>
        <w:t xml:space="preserve">      &lt;req:Body&gt; </w:t>
      </w:r>
    </w:p>
    <w:p w14:paraId="14729AA3" w14:textId="77777777" w:rsidR="00670819" w:rsidRDefault="00670819" w:rsidP="00670819">
      <w:pPr>
        <w:ind w:left="720"/>
      </w:pPr>
      <w:r>
        <w:t xml:space="preserve">        &lt;req:Identity&gt; </w:t>
      </w:r>
    </w:p>
    <w:p w14:paraId="0BA32E6B" w14:textId="77777777" w:rsidR="00670819" w:rsidRDefault="00670819" w:rsidP="00670819">
      <w:pPr>
        <w:ind w:left="720"/>
      </w:pPr>
      <w:r>
        <w:t xml:space="preserve">          &lt;req:Initiator&gt; </w:t>
      </w:r>
    </w:p>
    <w:p w14:paraId="0E387220" w14:textId="77777777" w:rsidR="00670819" w:rsidRDefault="00670819" w:rsidP="00670819">
      <w:pPr>
        <w:ind w:left="720"/>
      </w:pPr>
      <w:r>
        <w:t xml:space="preserve">            &lt;req:IdentifierType&gt;11&lt;/req:IdentifierType&gt; </w:t>
      </w:r>
    </w:p>
    <w:p w14:paraId="267EF265" w14:textId="77777777" w:rsidR="00670819" w:rsidRDefault="00670819" w:rsidP="00670819">
      <w:pPr>
        <w:ind w:left="720"/>
      </w:pPr>
      <w:r>
        <w:t xml:space="preserve">            &lt;req:Identifier&gt;Operator&lt;/req:Identifier&gt; </w:t>
      </w:r>
    </w:p>
    <w:p w14:paraId="6F25CC14" w14:textId="77777777" w:rsidR="00670819" w:rsidRDefault="00670819" w:rsidP="00670819">
      <w:pPr>
        <w:ind w:left="720"/>
      </w:pPr>
      <w:r>
        <w:t xml:space="preserve">            &lt;req:SecurityCredential&gt;iUoiP9iGVwE=&lt;/req:SecurityCredential&gt; </w:t>
      </w:r>
    </w:p>
    <w:p w14:paraId="18130EBC" w14:textId="77777777" w:rsidR="00670819" w:rsidRDefault="00670819" w:rsidP="00670819">
      <w:pPr>
        <w:ind w:left="720"/>
      </w:pPr>
      <w:r>
        <w:t xml:space="preserve">            &lt;req:ShortCode&gt;1008&lt;/req:ShortCode&gt; </w:t>
      </w:r>
    </w:p>
    <w:p w14:paraId="2E28F254" w14:textId="77777777" w:rsidR="00670819" w:rsidRDefault="00670819" w:rsidP="00670819">
      <w:pPr>
        <w:ind w:left="720"/>
      </w:pPr>
      <w:r>
        <w:t xml:space="preserve">          &lt;/req:Initiator&gt; </w:t>
      </w:r>
    </w:p>
    <w:p w14:paraId="73E5448C" w14:textId="77777777" w:rsidR="00670819" w:rsidRDefault="00670819" w:rsidP="00670819">
      <w:pPr>
        <w:ind w:left="720"/>
      </w:pPr>
      <w:r>
        <w:t xml:space="preserve">          &lt;req:ReceiverParty&gt; </w:t>
      </w:r>
    </w:p>
    <w:p w14:paraId="3D83AC5D" w14:textId="77777777" w:rsidR="00670819" w:rsidRDefault="00670819" w:rsidP="00670819">
      <w:pPr>
        <w:ind w:left="720"/>
      </w:pPr>
      <w:r>
        <w:t xml:space="preserve">            &lt;req:IdentifierType&gt;4&lt;/req:IdentifierType&gt; </w:t>
      </w:r>
    </w:p>
    <w:p w14:paraId="7F784F36" w14:textId="77777777" w:rsidR="00670819" w:rsidRDefault="00670819" w:rsidP="00670819">
      <w:pPr>
        <w:ind w:left="720"/>
      </w:pPr>
      <w:r>
        <w:t xml:space="preserve">            &lt;req:Identifier&gt;1006&lt;/req:Identifier&gt; </w:t>
      </w:r>
    </w:p>
    <w:p w14:paraId="4583CC3E" w14:textId="77777777" w:rsidR="00670819" w:rsidRDefault="00670819" w:rsidP="00670819">
      <w:pPr>
        <w:ind w:left="720"/>
      </w:pPr>
      <w:r>
        <w:t xml:space="preserve">          &lt;/req:ReceiverParty&gt; </w:t>
      </w:r>
    </w:p>
    <w:p w14:paraId="6C3F49A7" w14:textId="77777777" w:rsidR="00670819" w:rsidRDefault="00670819" w:rsidP="00670819">
      <w:pPr>
        <w:ind w:left="720"/>
      </w:pPr>
      <w:r>
        <w:t xml:space="preserve">        &lt;/req:Identity&gt; </w:t>
      </w:r>
    </w:p>
    <w:p w14:paraId="52F9716B" w14:textId="77777777" w:rsidR="00670819" w:rsidRDefault="00670819" w:rsidP="00670819">
      <w:pPr>
        <w:ind w:left="720"/>
      </w:pPr>
      <w:r>
        <w:t xml:space="preserve">        &lt;req:TransactionRequest&gt; </w:t>
      </w:r>
    </w:p>
    <w:p w14:paraId="4681097C" w14:textId="77777777" w:rsidR="00670819" w:rsidRDefault="00670819" w:rsidP="00670819">
      <w:pPr>
        <w:ind w:left="720"/>
      </w:pPr>
      <w:r>
        <w:lastRenderedPageBreak/>
        <w:t xml:space="preserve">          &lt;req:Parameters&gt; </w:t>
      </w:r>
    </w:p>
    <w:p w14:paraId="5F55BE4D" w14:textId="77777777" w:rsidR="00670819" w:rsidRDefault="00670819" w:rsidP="00670819">
      <w:pPr>
        <w:ind w:left="720"/>
      </w:pPr>
      <w:r>
        <w:t xml:space="preserve">            &lt;req:Amount&gt;1950000.00&lt;/req:Amount&gt; </w:t>
      </w:r>
    </w:p>
    <w:p w14:paraId="77726B28" w14:textId="77777777" w:rsidR="00670819" w:rsidRDefault="00670819" w:rsidP="00670819">
      <w:pPr>
        <w:ind w:left="720"/>
      </w:pPr>
      <w:r>
        <w:t xml:space="preserve">            &lt;req:Currency&gt;IDR&lt;/req:Currency&gt; </w:t>
      </w:r>
    </w:p>
    <w:p w14:paraId="7B85DFE7" w14:textId="77777777" w:rsidR="00670819" w:rsidRDefault="00670819" w:rsidP="00670819">
      <w:pPr>
        <w:ind w:left="720"/>
      </w:pPr>
      <w:r>
        <w:t xml:space="preserve">          &lt;/req:Parameters&gt; </w:t>
      </w:r>
    </w:p>
    <w:p w14:paraId="59EBA338" w14:textId="77777777" w:rsidR="00670819" w:rsidRDefault="00670819" w:rsidP="00670819">
      <w:pPr>
        <w:ind w:left="720"/>
      </w:pPr>
      <w:r>
        <w:t xml:space="preserve">        &lt;/req:TransactionRequest&gt; </w:t>
      </w:r>
    </w:p>
    <w:p w14:paraId="3FE17063" w14:textId="77777777" w:rsidR="00670819" w:rsidRDefault="00670819" w:rsidP="00670819">
      <w:pPr>
        <w:ind w:left="720"/>
      </w:pPr>
      <w:r>
        <w:t xml:space="preserve">      &lt;/req:Body&gt; </w:t>
      </w:r>
    </w:p>
    <w:p w14:paraId="46A16606" w14:textId="77777777" w:rsidR="00670819" w:rsidRDefault="00670819" w:rsidP="00670819">
      <w:pPr>
        <w:ind w:left="720"/>
      </w:pPr>
      <w:r>
        <w:t xml:space="preserve">    &lt;/api:Request&gt; </w:t>
      </w:r>
    </w:p>
    <w:p w14:paraId="38D3C8C6" w14:textId="77777777" w:rsidR="00670819" w:rsidRDefault="00670819" w:rsidP="00670819">
      <w:pPr>
        <w:ind w:left="720"/>
      </w:pPr>
      <w:r>
        <w:t xml:space="preserve">  &lt;/soapenv:Body&gt; </w:t>
      </w:r>
    </w:p>
    <w:p w14:paraId="2FCA308B" w14:textId="77777777" w:rsidR="00670819" w:rsidRDefault="00670819" w:rsidP="00670819">
      <w:pPr>
        <w:ind w:left="720"/>
      </w:pPr>
      <w:r>
        <w:t xml:space="preserve">&lt;/soapenv:Envelope&gt; </w:t>
      </w:r>
    </w:p>
    <w:p w14:paraId="7AB50B73" w14:textId="77777777" w:rsidR="00670819" w:rsidRDefault="00670819" w:rsidP="00670819">
      <w:pPr>
        <w:ind w:left="720"/>
      </w:pPr>
    </w:p>
    <w:p w14:paraId="0E853B82" w14:textId="77777777" w:rsidR="00670819" w:rsidRPr="00970749" w:rsidRDefault="00670819" w:rsidP="00670819">
      <w:pPr>
        <w:ind w:left="720"/>
        <w:rPr>
          <w:b/>
        </w:rPr>
      </w:pPr>
      <w:r>
        <w:rPr>
          <w:b/>
        </w:rPr>
        <w:t>Result</w:t>
      </w:r>
    </w:p>
    <w:p w14:paraId="2848A01A" w14:textId="77777777" w:rsidR="00670819" w:rsidRDefault="00670819" w:rsidP="00670819">
      <w:pPr>
        <w:ind w:left="720"/>
      </w:pPr>
      <w:r>
        <w:t xml:space="preserve">&lt;soapenv:Envelope xmlns:soapenv="http://schemas.xmlsoap.org/soap/envelope/"&gt; </w:t>
      </w:r>
    </w:p>
    <w:p w14:paraId="0532CFEE" w14:textId="77777777" w:rsidR="00670819" w:rsidRDefault="00670819" w:rsidP="00670819">
      <w:pPr>
        <w:ind w:left="720"/>
      </w:pPr>
      <w:r>
        <w:t xml:space="preserve">&lt;soapenv:Body&gt; </w:t>
      </w:r>
    </w:p>
    <w:p w14:paraId="095F7FB5" w14:textId="77777777" w:rsidR="00670819" w:rsidRDefault="00670819" w:rsidP="00670819">
      <w:pPr>
        <w:ind w:left="720"/>
      </w:pPr>
      <w:r>
        <w:t xml:space="preserve">   &lt;api:Result xmlns:api="http://cps.huawei.com/synccpsinterface/api_requestmgr" xmlns:res="http://cps.huawei.com/synccpsinterface/result"&gt; </w:t>
      </w:r>
    </w:p>
    <w:p w14:paraId="2FB2F69B" w14:textId="77777777" w:rsidR="00670819" w:rsidRDefault="00670819" w:rsidP="00670819">
      <w:pPr>
        <w:ind w:left="720"/>
      </w:pPr>
      <w:r>
        <w:t xml:space="preserve">      &lt;res:Header&gt; </w:t>
      </w:r>
    </w:p>
    <w:p w14:paraId="7FAB6675" w14:textId="77777777" w:rsidR="00670819" w:rsidRDefault="00670819" w:rsidP="00670819">
      <w:pPr>
        <w:ind w:left="720"/>
      </w:pPr>
      <w:r>
        <w:t xml:space="preserve">        &lt;res:Version&gt;1.0&lt;/res:Version&gt; </w:t>
      </w:r>
    </w:p>
    <w:p w14:paraId="6D8681A6" w14:textId="77777777" w:rsidR="00670819" w:rsidRDefault="00670819" w:rsidP="00670819">
      <w:pPr>
        <w:ind w:left="720"/>
      </w:pPr>
      <w:r>
        <w:t xml:space="preserve">        &lt;res:OriginatorConversationID&gt;S_X2013012921001&lt;/res:OriginatorConversationID&gt; </w:t>
      </w:r>
    </w:p>
    <w:p w14:paraId="5C28B3EA" w14:textId="77777777" w:rsidR="00670819" w:rsidRDefault="00670819" w:rsidP="00670819">
      <w:pPr>
        <w:ind w:left="720"/>
      </w:pPr>
      <w:r>
        <w:t xml:space="preserve">        &lt;res:ConversationID&gt;AG_20130129T102103&lt;/res:ConversationID&gt; </w:t>
      </w:r>
    </w:p>
    <w:p w14:paraId="208B0687" w14:textId="77777777" w:rsidR="00670819" w:rsidRDefault="00670819" w:rsidP="00670819">
      <w:pPr>
        <w:ind w:left="720"/>
      </w:pPr>
      <w:r>
        <w:t xml:space="preserve">      &lt;/req:Header&gt; </w:t>
      </w:r>
    </w:p>
    <w:p w14:paraId="10863FD0" w14:textId="77777777" w:rsidR="00670819" w:rsidRDefault="00670819" w:rsidP="00670819">
      <w:pPr>
        <w:ind w:left="720"/>
      </w:pPr>
      <w:r>
        <w:t xml:space="preserve">      &lt;res:Body&gt; </w:t>
      </w:r>
    </w:p>
    <w:p w14:paraId="094ACF14" w14:textId="77777777" w:rsidR="00670819" w:rsidRDefault="00670819" w:rsidP="00670819">
      <w:pPr>
        <w:ind w:left="720"/>
      </w:pPr>
      <w:r>
        <w:t xml:space="preserve">        &lt;res:ResultType&gt;0&lt;/res:ResultType&gt; </w:t>
      </w:r>
    </w:p>
    <w:p w14:paraId="15F6F4CE" w14:textId="77777777" w:rsidR="00670819" w:rsidRDefault="00670819" w:rsidP="00670819">
      <w:pPr>
        <w:ind w:left="720"/>
      </w:pPr>
      <w:r>
        <w:t xml:space="preserve">        &lt;res:ResultCode&gt;0&lt;/res:ResultCode&gt; </w:t>
      </w:r>
    </w:p>
    <w:p w14:paraId="3E1A41B4" w14:textId="77777777" w:rsidR="00670819" w:rsidRDefault="00670819" w:rsidP="00670819">
      <w:pPr>
        <w:ind w:left="720"/>
      </w:pPr>
      <w:r>
        <w:t xml:space="preserve">        &lt;res:ResultDesc&gt;Process service request successfully.&lt;/res:ResultDesc&gt; </w:t>
      </w:r>
    </w:p>
    <w:p w14:paraId="10575914" w14:textId="77777777" w:rsidR="00670819" w:rsidRDefault="00670819" w:rsidP="00670819">
      <w:pPr>
        <w:ind w:left="720"/>
      </w:pPr>
      <w:r>
        <w:t xml:space="preserve">        &lt;res:TransactionResult&gt; </w:t>
      </w:r>
    </w:p>
    <w:p w14:paraId="02012112" w14:textId="77777777" w:rsidR="00670819" w:rsidRDefault="00670819" w:rsidP="00670819">
      <w:pPr>
        <w:ind w:left="720"/>
      </w:pPr>
      <w:r>
        <w:t xml:space="preserve">          &lt;res:TransactionID&gt;XD2013012923789234&lt;/res:TransactionID&gt; </w:t>
      </w:r>
    </w:p>
    <w:p w14:paraId="005E69FD" w14:textId="77777777" w:rsidR="00670819" w:rsidRDefault="00670819" w:rsidP="00670819">
      <w:pPr>
        <w:ind w:left="720"/>
      </w:pPr>
      <w:r>
        <w:t xml:space="preserve">        &lt;/res:TransactionResult&gt; </w:t>
      </w:r>
    </w:p>
    <w:p w14:paraId="4114B61A" w14:textId="77777777" w:rsidR="00670819" w:rsidRDefault="00670819" w:rsidP="00670819">
      <w:pPr>
        <w:ind w:left="720"/>
      </w:pPr>
      <w:r>
        <w:t xml:space="preserve">      &lt;/res:Body&gt; </w:t>
      </w:r>
    </w:p>
    <w:p w14:paraId="529ACDD8" w14:textId="77777777" w:rsidR="00670819" w:rsidRDefault="00670819" w:rsidP="00670819">
      <w:pPr>
        <w:ind w:left="720"/>
      </w:pPr>
      <w:r>
        <w:t xml:space="preserve">    &lt;/api:Result&gt; </w:t>
      </w:r>
    </w:p>
    <w:p w14:paraId="17D7AF36" w14:textId="77777777" w:rsidR="00670819" w:rsidRDefault="00670819" w:rsidP="00670819">
      <w:pPr>
        <w:ind w:left="720"/>
      </w:pPr>
      <w:r>
        <w:t xml:space="preserve">  &lt;/soapenv:Body&gt; </w:t>
      </w:r>
    </w:p>
    <w:p w14:paraId="486978FE" w14:textId="77777777" w:rsidR="00670819" w:rsidRPr="009D0AD0" w:rsidRDefault="00670819" w:rsidP="00670819">
      <w:pPr>
        <w:ind w:left="720"/>
      </w:pPr>
      <w:r>
        <w:t>&lt;/soapenv:Envelope&gt;</w:t>
      </w:r>
    </w:p>
    <w:p w14:paraId="115381F7" w14:textId="77777777" w:rsidR="00670819" w:rsidRDefault="00670819" w:rsidP="00670819"/>
    <w:p w14:paraId="4BADA477" w14:textId="77777777" w:rsidR="00670819" w:rsidRDefault="00670819" w:rsidP="00670819">
      <w:pPr>
        <w:pStyle w:val="Heading2"/>
      </w:pPr>
      <w:bookmarkStart w:id="675" w:name="_Toc5708591"/>
      <w:r>
        <w:t>Development effort and milestones</w:t>
      </w:r>
      <w:bookmarkEnd w:id="675"/>
    </w:p>
    <w:p w14:paraId="5F8B4ADC" w14:textId="77777777" w:rsidR="00670819" w:rsidRPr="002C7A6B" w:rsidRDefault="00670819" w:rsidP="00670819">
      <w:r>
        <w:t>Describe development effort and milestones</w:t>
      </w:r>
    </w:p>
    <w:tbl>
      <w:tblPr>
        <w:tblStyle w:val="GridTable1Light-Accent21"/>
        <w:tblW w:w="4955" w:type="pct"/>
        <w:tblInd w:w="85" w:type="dxa"/>
        <w:tblCellMar>
          <w:left w:w="0" w:type="dxa"/>
          <w:right w:w="0" w:type="dxa"/>
        </w:tblCellMar>
        <w:tblLook w:val="04A0" w:firstRow="1" w:lastRow="0" w:firstColumn="1" w:lastColumn="0" w:noHBand="0" w:noVBand="1"/>
      </w:tblPr>
      <w:tblGrid>
        <w:gridCol w:w="3789"/>
        <w:gridCol w:w="1533"/>
        <w:gridCol w:w="1894"/>
        <w:gridCol w:w="2070"/>
      </w:tblGrid>
      <w:tr w:rsidR="00670819" w:rsidRPr="00101476" w:rsidDel="00963937" w14:paraId="1697DCD5" w14:textId="60362251" w:rsidTr="00FE0843">
        <w:trPr>
          <w:cnfStyle w:val="100000000000" w:firstRow="1" w:lastRow="0" w:firstColumn="0" w:lastColumn="0" w:oddVBand="0" w:evenVBand="0" w:oddHBand="0" w:evenHBand="0" w:firstRowFirstColumn="0" w:firstRowLastColumn="0" w:lastRowFirstColumn="0" w:lastRowLastColumn="0"/>
          <w:tblHeader/>
          <w:del w:id="676" w:author="gugun wasp" w:date="2019-04-09T13:03:00Z"/>
        </w:trPr>
        <w:tc>
          <w:tcPr>
            <w:cnfStyle w:val="001000000000" w:firstRow="0" w:lastRow="0" w:firstColumn="1" w:lastColumn="0" w:oddVBand="0" w:evenVBand="0" w:oddHBand="0" w:evenHBand="0" w:firstRowFirstColumn="0" w:firstRowLastColumn="0" w:lastRowFirstColumn="0" w:lastRowLastColumn="0"/>
            <w:tcW w:w="3780" w:type="dxa"/>
            <w:tcBorders>
              <w:bottom w:val="nil"/>
            </w:tcBorders>
            <w:vAlign w:val="bottom"/>
          </w:tcPr>
          <w:customXmlDelRangeStart w:id="677" w:author="gugun wasp" w:date="2019-04-09T13:03:00Z"/>
          <w:sdt>
            <w:sdtPr>
              <w:rPr>
                <w:color w:val="7F7F7F" w:themeColor="text1" w:themeTint="80"/>
                <w:sz w:val="20"/>
                <w:lang w:val="en-GB"/>
              </w:rPr>
              <w:id w:val="834351169"/>
              <w:lock w:val="contentLocked"/>
              <w:group/>
            </w:sdtPr>
            <w:sdtEndPr/>
            <w:sdtContent>
              <w:customXmlDelRangeEnd w:id="677"/>
              <w:p w14:paraId="7DC3CDC2" w14:textId="75F6BED8" w:rsidR="00670819" w:rsidRPr="0037746E" w:rsidDel="00963937" w:rsidRDefault="00670819" w:rsidP="00FE0843">
                <w:pPr>
                  <w:pStyle w:val="Tabletext"/>
                  <w:ind w:left="142"/>
                  <w:rPr>
                    <w:del w:id="678" w:author="gugun wasp" w:date="2019-04-09T13:03:00Z"/>
                    <w:b w:val="0"/>
                    <w:color w:val="7F7F7F" w:themeColor="text1" w:themeTint="80"/>
                    <w:sz w:val="20"/>
                    <w:lang w:val="en-GB"/>
                  </w:rPr>
                </w:pPr>
                <w:del w:id="679" w:author="gugun wasp" w:date="2019-04-09T13:03:00Z">
                  <w:r w:rsidRPr="00B37062" w:rsidDel="00963937">
                    <w:rPr>
                      <w:color w:val="7F7F7F" w:themeColor="text1" w:themeTint="80"/>
                      <w:sz w:val="20"/>
                      <w:lang w:val="en-GB"/>
                    </w:rPr>
                    <w:delText>DESCRIPTION</w:delText>
                  </w:r>
                </w:del>
              </w:p>
              <w:customXmlDelRangeStart w:id="680" w:author="gugun wasp" w:date="2019-04-09T13:03:00Z"/>
            </w:sdtContent>
          </w:sdt>
          <w:customXmlDelRangeEnd w:id="680"/>
        </w:tc>
        <w:tc>
          <w:tcPr>
            <w:tcW w:w="1530" w:type="dxa"/>
            <w:tcBorders>
              <w:bottom w:val="nil"/>
            </w:tcBorders>
          </w:tcPr>
          <w:customXmlDelRangeStart w:id="681" w:author="gugun wasp" w:date="2019-04-09T13:03:00Z"/>
          <w:sdt>
            <w:sdtPr>
              <w:rPr>
                <w:color w:val="7F7F7F" w:themeColor="text1" w:themeTint="80"/>
                <w:sz w:val="20"/>
                <w:lang w:val="en-GB"/>
              </w:rPr>
              <w:id w:val="-2023776433"/>
              <w:lock w:val="contentLocked"/>
              <w:group/>
            </w:sdtPr>
            <w:sdtEndPr/>
            <w:sdtContent>
              <w:customXmlDelRangeEnd w:id="681"/>
              <w:p w14:paraId="5BB984A2" w14:textId="245D7EC0" w:rsidR="00670819" w:rsidRPr="00101476" w:rsidDel="00963937" w:rsidRDefault="00670819" w:rsidP="00FE0843">
                <w:pPr>
                  <w:pStyle w:val="Tabletext"/>
                  <w:ind w:left="142"/>
                  <w:jc w:val="right"/>
                  <w:cnfStyle w:val="100000000000" w:firstRow="1" w:lastRow="0" w:firstColumn="0" w:lastColumn="0" w:oddVBand="0" w:evenVBand="0" w:oddHBand="0" w:evenHBand="0" w:firstRowFirstColumn="0" w:firstRowLastColumn="0" w:lastRowFirstColumn="0" w:lastRowLastColumn="0"/>
                  <w:rPr>
                    <w:del w:id="682" w:author="gugun wasp" w:date="2019-04-09T13:03:00Z"/>
                    <w:color w:val="7F7F7F" w:themeColor="text1" w:themeTint="80"/>
                    <w:sz w:val="20"/>
                    <w:lang w:val="en-GB"/>
                  </w:rPr>
                </w:pPr>
                <w:del w:id="683" w:author="gugun wasp" w:date="2019-04-09T13:03:00Z">
                  <w:r w:rsidDel="00963937">
                    <w:rPr>
                      <w:color w:val="7F7F7F" w:themeColor="text1" w:themeTint="80"/>
                      <w:sz w:val="20"/>
                      <w:lang w:val="en-GB"/>
                    </w:rPr>
                    <w:delText>EFFORT</w:delText>
                  </w:r>
                </w:del>
              </w:p>
              <w:customXmlDelRangeStart w:id="684" w:author="gugun wasp" w:date="2019-04-09T13:03:00Z"/>
            </w:sdtContent>
          </w:sdt>
          <w:customXmlDelRangeEnd w:id="684"/>
        </w:tc>
        <w:tc>
          <w:tcPr>
            <w:tcW w:w="1890" w:type="dxa"/>
            <w:tcBorders>
              <w:bottom w:val="nil"/>
            </w:tcBorders>
          </w:tcPr>
          <w:customXmlDelRangeStart w:id="685" w:author="gugun wasp" w:date="2019-04-09T13:03:00Z"/>
          <w:sdt>
            <w:sdtPr>
              <w:rPr>
                <w:color w:val="7F7F7F" w:themeColor="text1" w:themeTint="80"/>
                <w:sz w:val="20"/>
                <w:lang w:val="en-GB"/>
              </w:rPr>
              <w:id w:val="43725867"/>
              <w:lock w:val="contentLocked"/>
              <w:group/>
            </w:sdtPr>
            <w:sdtEndPr/>
            <w:sdtContent>
              <w:customXmlDelRangeEnd w:id="685"/>
              <w:p w14:paraId="7722301C" w14:textId="674FC63F" w:rsidR="00670819" w:rsidDel="00963937" w:rsidRDefault="00670819" w:rsidP="00FE0843">
                <w:pPr>
                  <w:pStyle w:val="Tabletext"/>
                  <w:ind w:left="142"/>
                  <w:jc w:val="right"/>
                  <w:cnfStyle w:val="100000000000" w:firstRow="1" w:lastRow="0" w:firstColumn="0" w:lastColumn="0" w:oddVBand="0" w:evenVBand="0" w:oddHBand="0" w:evenHBand="0" w:firstRowFirstColumn="0" w:firstRowLastColumn="0" w:lastRowFirstColumn="0" w:lastRowLastColumn="0"/>
                  <w:rPr>
                    <w:del w:id="686" w:author="gugun wasp" w:date="2019-04-09T13:03:00Z"/>
                    <w:color w:val="7F7F7F" w:themeColor="text1" w:themeTint="80"/>
                    <w:sz w:val="20"/>
                    <w:lang w:val="en-GB"/>
                  </w:rPr>
                </w:pPr>
                <w:del w:id="687" w:author="gugun wasp" w:date="2019-04-09T13:03:00Z">
                  <w:r w:rsidDel="00963937">
                    <w:rPr>
                      <w:color w:val="7F7F7F" w:themeColor="text1" w:themeTint="80"/>
                      <w:sz w:val="20"/>
                      <w:lang w:val="en-GB"/>
                    </w:rPr>
                    <w:delText>PLANNED START</w:delText>
                  </w:r>
                </w:del>
              </w:p>
              <w:customXmlDelRangeStart w:id="688" w:author="gugun wasp" w:date="2019-04-09T13:03:00Z"/>
            </w:sdtContent>
          </w:sdt>
          <w:customXmlDelRangeEnd w:id="688"/>
        </w:tc>
        <w:tc>
          <w:tcPr>
            <w:tcW w:w="2066" w:type="dxa"/>
            <w:tcBorders>
              <w:bottom w:val="nil"/>
            </w:tcBorders>
          </w:tcPr>
          <w:customXmlDelRangeStart w:id="689" w:author="gugun wasp" w:date="2019-04-09T13:03:00Z"/>
          <w:sdt>
            <w:sdtPr>
              <w:rPr>
                <w:color w:val="7F7F7F" w:themeColor="text1" w:themeTint="80"/>
                <w:sz w:val="20"/>
                <w:lang w:val="en-GB"/>
              </w:rPr>
              <w:id w:val="-1634405449"/>
              <w:lock w:val="contentLocked"/>
              <w:group/>
            </w:sdtPr>
            <w:sdtEndPr/>
            <w:sdtContent>
              <w:customXmlDelRangeEnd w:id="689"/>
              <w:p w14:paraId="759CACA3" w14:textId="010CB987" w:rsidR="00670819" w:rsidDel="00963937" w:rsidRDefault="00670819" w:rsidP="00FE0843">
                <w:pPr>
                  <w:pStyle w:val="Tabletext"/>
                  <w:ind w:left="142"/>
                  <w:jc w:val="right"/>
                  <w:cnfStyle w:val="100000000000" w:firstRow="1" w:lastRow="0" w:firstColumn="0" w:lastColumn="0" w:oddVBand="0" w:evenVBand="0" w:oddHBand="0" w:evenHBand="0" w:firstRowFirstColumn="0" w:firstRowLastColumn="0" w:lastRowFirstColumn="0" w:lastRowLastColumn="0"/>
                  <w:rPr>
                    <w:del w:id="690" w:author="gugun wasp" w:date="2019-04-09T13:03:00Z"/>
                    <w:color w:val="7F7F7F" w:themeColor="text1" w:themeTint="80"/>
                    <w:sz w:val="20"/>
                    <w:lang w:val="en-GB"/>
                  </w:rPr>
                </w:pPr>
                <w:del w:id="691" w:author="gugun wasp" w:date="2019-04-09T13:03:00Z">
                  <w:r w:rsidDel="00963937">
                    <w:rPr>
                      <w:color w:val="7F7F7F" w:themeColor="text1" w:themeTint="80"/>
                      <w:sz w:val="20"/>
                      <w:lang w:val="en-GB"/>
                    </w:rPr>
                    <w:delText>PLANNED END</w:delText>
                  </w:r>
                </w:del>
              </w:p>
              <w:customXmlDelRangeStart w:id="692" w:author="gugun wasp" w:date="2019-04-09T13:03:00Z"/>
            </w:sdtContent>
          </w:sdt>
          <w:customXmlDelRangeEnd w:id="692"/>
        </w:tc>
      </w:tr>
      <w:tr w:rsidR="00670819" w:rsidRPr="00101476" w:rsidDel="00963937" w14:paraId="2CA89027" w14:textId="16FA503C" w:rsidTr="00FE0843">
        <w:trPr>
          <w:del w:id="693" w:author="gugun wasp" w:date="2019-04-09T13:03:00Z"/>
        </w:trPr>
        <w:tc>
          <w:tcPr>
            <w:cnfStyle w:val="001000000000" w:firstRow="0" w:lastRow="0" w:firstColumn="1" w:lastColumn="0" w:oddVBand="0" w:evenVBand="0" w:oddHBand="0" w:evenHBand="0" w:firstRowFirstColumn="0" w:firstRowLastColumn="0" w:lastRowFirstColumn="0" w:lastRowLastColumn="0"/>
            <w:tcW w:w="3780" w:type="dxa"/>
            <w:tcBorders>
              <w:top w:val="nil"/>
              <w:bottom w:val="nil"/>
            </w:tcBorders>
          </w:tcPr>
          <w:p w14:paraId="5AFF9558" w14:textId="0D640E84" w:rsidR="00670819" w:rsidRPr="00D60DA1" w:rsidDel="00963937" w:rsidRDefault="00670819" w:rsidP="00FE0843">
            <w:pPr>
              <w:pStyle w:val="Tabletext"/>
              <w:spacing w:before="0"/>
              <w:ind w:left="142"/>
              <w:rPr>
                <w:del w:id="694" w:author="gugun wasp" w:date="2019-04-09T13:03:00Z"/>
                <w:sz w:val="20"/>
                <w:lang w:val="en-GB"/>
              </w:rPr>
            </w:pPr>
            <w:del w:id="695" w:author="gugun wasp" w:date="2019-04-09T13:03:00Z">
              <w:r w:rsidDel="00963937">
                <w:rPr>
                  <w:sz w:val="20"/>
                  <w:lang w:val="en-GB"/>
                </w:rPr>
                <w:delText>ANALYSIS &amp; DESIGN</w:delText>
              </w:r>
            </w:del>
          </w:p>
        </w:tc>
        <w:tc>
          <w:tcPr>
            <w:tcW w:w="1530" w:type="dxa"/>
            <w:tcBorders>
              <w:top w:val="nil"/>
              <w:bottom w:val="nil"/>
            </w:tcBorders>
          </w:tcPr>
          <w:p w14:paraId="1A113321" w14:textId="1DF9A4A6"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696" w:author="gugun wasp" w:date="2019-04-09T13:03:00Z"/>
                <w:sz w:val="20"/>
                <w:lang w:val="en-GB"/>
              </w:rPr>
            </w:pPr>
            <w:del w:id="697" w:author="gugun wasp" w:date="2019-04-09T13:03:00Z">
              <w:r w:rsidDel="00963937">
                <w:rPr>
                  <w:sz w:val="20"/>
                  <w:lang w:val="en-GB"/>
                </w:rPr>
                <w:delText>47</w:delText>
              </w:r>
            </w:del>
          </w:p>
        </w:tc>
        <w:tc>
          <w:tcPr>
            <w:tcW w:w="1890" w:type="dxa"/>
            <w:tcBorders>
              <w:top w:val="nil"/>
              <w:bottom w:val="nil"/>
            </w:tcBorders>
          </w:tcPr>
          <w:p w14:paraId="20E32A85" w14:textId="0D2E43A8"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698" w:author="gugun wasp" w:date="2019-04-09T13:03:00Z"/>
                <w:sz w:val="20"/>
                <w:lang w:val="en-GB"/>
              </w:rPr>
            </w:pPr>
          </w:p>
        </w:tc>
        <w:tc>
          <w:tcPr>
            <w:tcW w:w="2066" w:type="dxa"/>
            <w:tcBorders>
              <w:top w:val="nil"/>
              <w:bottom w:val="nil"/>
            </w:tcBorders>
          </w:tcPr>
          <w:p w14:paraId="45E2E644" w14:textId="42E64538"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699" w:author="gugun wasp" w:date="2019-04-09T13:03:00Z"/>
                <w:sz w:val="20"/>
                <w:lang w:val="en-GB"/>
              </w:rPr>
            </w:pPr>
          </w:p>
        </w:tc>
      </w:tr>
      <w:tr w:rsidR="00670819" w:rsidRPr="00101476" w:rsidDel="00963937" w14:paraId="5233FC2B" w14:textId="228A0C14" w:rsidTr="00FE0843">
        <w:trPr>
          <w:del w:id="700" w:author="gugun wasp" w:date="2019-04-09T13:03:00Z"/>
        </w:trPr>
        <w:tc>
          <w:tcPr>
            <w:cnfStyle w:val="001000000000" w:firstRow="0" w:lastRow="0" w:firstColumn="1" w:lastColumn="0" w:oddVBand="0" w:evenVBand="0" w:oddHBand="0" w:evenHBand="0" w:firstRowFirstColumn="0" w:firstRowLastColumn="0" w:lastRowFirstColumn="0" w:lastRowLastColumn="0"/>
            <w:tcW w:w="3780" w:type="dxa"/>
            <w:tcBorders>
              <w:top w:val="nil"/>
              <w:bottom w:val="nil"/>
            </w:tcBorders>
          </w:tcPr>
          <w:p w14:paraId="59AEECA7" w14:textId="33BD363F" w:rsidR="00670819" w:rsidDel="00963937" w:rsidRDefault="00670819" w:rsidP="00FE0843">
            <w:pPr>
              <w:pStyle w:val="Tabletext"/>
              <w:spacing w:before="0"/>
              <w:ind w:left="142"/>
              <w:rPr>
                <w:del w:id="701" w:author="gugun wasp" w:date="2019-04-09T13:03:00Z"/>
                <w:sz w:val="20"/>
                <w:lang w:val="en-GB"/>
              </w:rPr>
            </w:pPr>
            <w:del w:id="702" w:author="gugun wasp" w:date="2019-04-09T13:03:00Z">
              <w:r w:rsidDel="00963937">
                <w:rPr>
                  <w:sz w:val="20"/>
                  <w:lang w:val="en-GB"/>
                </w:rPr>
                <w:delText>DEVELOPMENT</w:delText>
              </w:r>
            </w:del>
          </w:p>
        </w:tc>
        <w:tc>
          <w:tcPr>
            <w:tcW w:w="1530" w:type="dxa"/>
            <w:tcBorders>
              <w:top w:val="nil"/>
              <w:bottom w:val="nil"/>
            </w:tcBorders>
          </w:tcPr>
          <w:p w14:paraId="26B99D42" w14:textId="5AB6A43C"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03" w:author="gugun wasp" w:date="2019-04-09T13:03:00Z"/>
                <w:sz w:val="20"/>
                <w:lang w:val="en-GB"/>
              </w:rPr>
            </w:pPr>
            <w:del w:id="704" w:author="gugun wasp" w:date="2019-04-09T13:03:00Z">
              <w:r w:rsidDel="00963937">
                <w:rPr>
                  <w:sz w:val="20"/>
                  <w:lang w:val="en-GB"/>
                </w:rPr>
                <w:delText>40</w:delText>
              </w:r>
            </w:del>
          </w:p>
        </w:tc>
        <w:tc>
          <w:tcPr>
            <w:tcW w:w="1890" w:type="dxa"/>
            <w:tcBorders>
              <w:top w:val="nil"/>
              <w:bottom w:val="nil"/>
            </w:tcBorders>
          </w:tcPr>
          <w:p w14:paraId="39D2B79B" w14:textId="2BC77048"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05" w:author="gugun wasp" w:date="2019-04-09T13:03:00Z"/>
                <w:sz w:val="20"/>
                <w:lang w:val="en-GB"/>
              </w:rPr>
            </w:pPr>
          </w:p>
        </w:tc>
        <w:tc>
          <w:tcPr>
            <w:tcW w:w="2066" w:type="dxa"/>
            <w:tcBorders>
              <w:top w:val="nil"/>
              <w:bottom w:val="nil"/>
            </w:tcBorders>
          </w:tcPr>
          <w:p w14:paraId="63DA8BD9" w14:textId="1D2B55DF"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06" w:author="gugun wasp" w:date="2019-04-09T13:03:00Z"/>
                <w:sz w:val="20"/>
                <w:lang w:val="en-GB"/>
              </w:rPr>
            </w:pPr>
          </w:p>
        </w:tc>
      </w:tr>
      <w:tr w:rsidR="00670819" w:rsidRPr="00101476" w:rsidDel="00963937" w14:paraId="7FA6DC4F" w14:textId="0C1E0847" w:rsidTr="00FE0843">
        <w:trPr>
          <w:del w:id="707" w:author="gugun wasp" w:date="2019-04-09T13:03:00Z"/>
        </w:trPr>
        <w:tc>
          <w:tcPr>
            <w:cnfStyle w:val="001000000000" w:firstRow="0" w:lastRow="0" w:firstColumn="1" w:lastColumn="0" w:oddVBand="0" w:evenVBand="0" w:oddHBand="0" w:evenHBand="0" w:firstRowFirstColumn="0" w:firstRowLastColumn="0" w:lastRowFirstColumn="0" w:lastRowLastColumn="0"/>
            <w:tcW w:w="3780" w:type="dxa"/>
            <w:tcBorders>
              <w:top w:val="nil"/>
              <w:bottom w:val="nil"/>
            </w:tcBorders>
          </w:tcPr>
          <w:p w14:paraId="2F5DCC86" w14:textId="4345ECA6" w:rsidR="00670819" w:rsidDel="00963937" w:rsidRDefault="00670819" w:rsidP="00FE0843">
            <w:pPr>
              <w:pStyle w:val="Tabletext"/>
              <w:spacing w:before="0"/>
              <w:ind w:left="142"/>
              <w:rPr>
                <w:del w:id="708" w:author="gugun wasp" w:date="2019-04-09T13:03:00Z"/>
                <w:sz w:val="20"/>
                <w:lang w:val="en-GB"/>
              </w:rPr>
            </w:pPr>
            <w:del w:id="709" w:author="gugun wasp" w:date="2019-04-09T13:03:00Z">
              <w:r w:rsidDel="00963937">
                <w:rPr>
                  <w:sz w:val="20"/>
                  <w:lang w:val="en-GB"/>
                </w:rPr>
                <w:delText>SYSTEM INTEGRATION TEST (SIT)</w:delText>
              </w:r>
            </w:del>
          </w:p>
        </w:tc>
        <w:tc>
          <w:tcPr>
            <w:tcW w:w="1530" w:type="dxa"/>
            <w:tcBorders>
              <w:top w:val="nil"/>
              <w:bottom w:val="nil"/>
            </w:tcBorders>
          </w:tcPr>
          <w:p w14:paraId="3C7BEE6C" w14:textId="15CF3016"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10" w:author="gugun wasp" w:date="2019-04-09T13:03:00Z"/>
                <w:sz w:val="20"/>
                <w:lang w:val="en-GB"/>
              </w:rPr>
            </w:pPr>
            <w:del w:id="711" w:author="gugun wasp" w:date="2019-04-09T13:03:00Z">
              <w:r w:rsidDel="00963937">
                <w:rPr>
                  <w:sz w:val="20"/>
                  <w:lang w:val="en-GB"/>
                </w:rPr>
                <w:delText>17</w:delText>
              </w:r>
            </w:del>
          </w:p>
        </w:tc>
        <w:tc>
          <w:tcPr>
            <w:tcW w:w="1890" w:type="dxa"/>
            <w:tcBorders>
              <w:top w:val="nil"/>
              <w:bottom w:val="nil"/>
            </w:tcBorders>
          </w:tcPr>
          <w:p w14:paraId="7976727B" w14:textId="48748546"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12" w:author="gugun wasp" w:date="2019-04-09T13:03:00Z"/>
                <w:sz w:val="20"/>
                <w:lang w:val="en-GB"/>
              </w:rPr>
            </w:pPr>
          </w:p>
        </w:tc>
        <w:tc>
          <w:tcPr>
            <w:tcW w:w="2066" w:type="dxa"/>
            <w:tcBorders>
              <w:top w:val="nil"/>
              <w:bottom w:val="nil"/>
            </w:tcBorders>
          </w:tcPr>
          <w:p w14:paraId="5012E34D" w14:textId="39299AA2"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13" w:author="gugun wasp" w:date="2019-04-09T13:03:00Z"/>
                <w:sz w:val="20"/>
                <w:lang w:val="en-GB"/>
              </w:rPr>
            </w:pPr>
          </w:p>
        </w:tc>
      </w:tr>
      <w:tr w:rsidR="00670819" w:rsidRPr="00101476" w:rsidDel="00963937" w14:paraId="4B7B221A" w14:textId="79F7F321" w:rsidTr="00FE0843">
        <w:trPr>
          <w:del w:id="714" w:author="gugun wasp" w:date="2019-04-09T13:03:00Z"/>
        </w:trPr>
        <w:tc>
          <w:tcPr>
            <w:cnfStyle w:val="001000000000" w:firstRow="0" w:lastRow="0" w:firstColumn="1" w:lastColumn="0" w:oddVBand="0" w:evenVBand="0" w:oddHBand="0" w:evenHBand="0" w:firstRowFirstColumn="0" w:firstRowLastColumn="0" w:lastRowFirstColumn="0" w:lastRowLastColumn="0"/>
            <w:tcW w:w="3780" w:type="dxa"/>
            <w:tcBorders>
              <w:top w:val="nil"/>
              <w:bottom w:val="nil"/>
            </w:tcBorders>
          </w:tcPr>
          <w:p w14:paraId="3F5EACA6" w14:textId="1411680C" w:rsidR="00670819" w:rsidDel="00963937" w:rsidRDefault="00670819" w:rsidP="00FE0843">
            <w:pPr>
              <w:pStyle w:val="Tabletext"/>
              <w:spacing w:before="0"/>
              <w:ind w:left="142"/>
              <w:rPr>
                <w:del w:id="715" w:author="gugun wasp" w:date="2019-04-09T13:03:00Z"/>
                <w:sz w:val="20"/>
                <w:lang w:val="en-GB"/>
              </w:rPr>
            </w:pPr>
            <w:del w:id="716" w:author="gugun wasp" w:date="2019-04-09T13:03:00Z">
              <w:r w:rsidDel="00963937">
                <w:rPr>
                  <w:sz w:val="20"/>
                  <w:lang w:val="en-GB"/>
                </w:rPr>
                <w:delText>USER TRAINING</w:delText>
              </w:r>
            </w:del>
          </w:p>
        </w:tc>
        <w:tc>
          <w:tcPr>
            <w:tcW w:w="1530" w:type="dxa"/>
            <w:tcBorders>
              <w:top w:val="nil"/>
              <w:bottom w:val="nil"/>
            </w:tcBorders>
          </w:tcPr>
          <w:p w14:paraId="2E123027" w14:textId="4BB797A7"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17" w:author="gugun wasp" w:date="2019-04-09T13:03:00Z"/>
                <w:sz w:val="20"/>
                <w:lang w:val="en-GB"/>
              </w:rPr>
            </w:pPr>
            <w:del w:id="718" w:author="gugun wasp" w:date="2019-04-09T13:03:00Z">
              <w:r w:rsidDel="00963937">
                <w:rPr>
                  <w:sz w:val="20"/>
                  <w:lang w:val="en-GB"/>
                </w:rPr>
                <w:delText>9</w:delText>
              </w:r>
            </w:del>
          </w:p>
        </w:tc>
        <w:tc>
          <w:tcPr>
            <w:tcW w:w="1890" w:type="dxa"/>
            <w:tcBorders>
              <w:top w:val="nil"/>
              <w:bottom w:val="nil"/>
            </w:tcBorders>
          </w:tcPr>
          <w:p w14:paraId="0ACE0576" w14:textId="5D41BECD"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19" w:author="gugun wasp" w:date="2019-04-09T13:03:00Z"/>
                <w:sz w:val="20"/>
                <w:lang w:val="en-GB"/>
              </w:rPr>
            </w:pPr>
          </w:p>
        </w:tc>
        <w:tc>
          <w:tcPr>
            <w:tcW w:w="2066" w:type="dxa"/>
            <w:tcBorders>
              <w:top w:val="nil"/>
              <w:bottom w:val="nil"/>
            </w:tcBorders>
          </w:tcPr>
          <w:p w14:paraId="1CB449AD" w14:textId="3E41B635"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20" w:author="gugun wasp" w:date="2019-04-09T13:03:00Z"/>
                <w:sz w:val="20"/>
                <w:lang w:val="en-GB"/>
              </w:rPr>
            </w:pPr>
          </w:p>
        </w:tc>
      </w:tr>
      <w:tr w:rsidR="00670819" w:rsidRPr="00101476" w:rsidDel="00963937" w14:paraId="760619BC" w14:textId="0A693813" w:rsidTr="00FE0843">
        <w:trPr>
          <w:del w:id="721" w:author="gugun wasp" w:date="2019-04-09T13:03:00Z"/>
        </w:trPr>
        <w:tc>
          <w:tcPr>
            <w:cnfStyle w:val="001000000000" w:firstRow="0" w:lastRow="0" w:firstColumn="1" w:lastColumn="0" w:oddVBand="0" w:evenVBand="0" w:oddHBand="0" w:evenHBand="0" w:firstRowFirstColumn="0" w:firstRowLastColumn="0" w:lastRowFirstColumn="0" w:lastRowLastColumn="0"/>
            <w:tcW w:w="3780" w:type="dxa"/>
            <w:tcBorders>
              <w:top w:val="nil"/>
              <w:bottom w:val="nil"/>
            </w:tcBorders>
          </w:tcPr>
          <w:p w14:paraId="4DD81862" w14:textId="3A54B611" w:rsidR="00670819" w:rsidDel="00963937" w:rsidRDefault="00670819" w:rsidP="00FE0843">
            <w:pPr>
              <w:pStyle w:val="Tabletext"/>
              <w:spacing w:before="0"/>
              <w:ind w:left="142"/>
              <w:rPr>
                <w:del w:id="722" w:author="gugun wasp" w:date="2019-04-09T13:03:00Z"/>
                <w:sz w:val="20"/>
                <w:lang w:val="en-GB"/>
              </w:rPr>
            </w:pPr>
            <w:del w:id="723" w:author="gugun wasp" w:date="2019-04-09T13:03:00Z">
              <w:r w:rsidDel="00963937">
                <w:rPr>
                  <w:sz w:val="20"/>
                  <w:lang w:val="en-GB"/>
                </w:rPr>
                <w:delText>USER ACCEPTANCE TEST (UAT)</w:delText>
              </w:r>
            </w:del>
          </w:p>
        </w:tc>
        <w:tc>
          <w:tcPr>
            <w:tcW w:w="1530" w:type="dxa"/>
            <w:tcBorders>
              <w:top w:val="nil"/>
              <w:bottom w:val="nil"/>
            </w:tcBorders>
          </w:tcPr>
          <w:p w14:paraId="762C58BE" w14:textId="59B2FEBC"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24" w:author="gugun wasp" w:date="2019-04-09T13:03:00Z"/>
                <w:sz w:val="20"/>
                <w:lang w:val="en-GB"/>
              </w:rPr>
            </w:pPr>
            <w:del w:id="725" w:author="gugun wasp" w:date="2019-04-09T13:03:00Z">
              <w:r w:rsidDel="00963937">
                <w:rPr>
                  <w:sz w:val="20"/>
                  <w:lang w:val="en-GB"/>
                </w:rPr>
                <w:delText>3</w:delText>
              </w:r>
            </w:del>
          </w:p>
        </w:tc>
        <w:tc>
          <w:tcPr>
            <w:tcW w:w="1890" w:type="dxa"/>
            <w:tcBorders>
              <w:top w:val="nil"/>
              <w:bottom w:val="nil"/>
            </w:tcBorders>
          </w:tcPr>
          <w:p w14:paraId="1E555581" w14:textId="42E365B0"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26" w:author="gugun wasp" w:date="2019-04-09T13:03:00Z"/>
                <w:sz w:val="20"/>
                <w:lang w:val="en-GB"/>
              </w:rPr>
            </w:pPr>
          </w:p>
        </w:tc>
        <w:tc>
          <w:tcPr>
            <w:tcW w:w="2066" w:type="dxa"/>
            <w:tcBorders>
              <w:top w:val="nil"/>
              <w:bottom w:val="nil"/>
            </w:tcBorders>
          </w:tcPr>
          <w:p w14:paraId="4ABDFFAB" w14:textId="28C0E04A"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27" w:author="gugun wasp" w:date="2019-04-09T13:03:00Z"/>
                <w:sz w:val="20"/>
                <w:lang w:val="en-GB"/>
              </w:rPr>
            </w:pPr>
          </w:p>
        </w:tc>
      </w:tr>
      <w:tr w:rsidR="00670819" w:rsidRPr="00101476" w:rsidDel="00963937" w14:paraId="7924AECC" w14:textId="16EC00B0" w:rsidTr="00FE0843">
        <w:trPr>
          <w:del w:id="728" w:author="gugun wasp" w:date="2019-04-09T13:03:00Z"/>
        </w:trPr>
        <w:tc>
          <w:tcPr>
            <w:cnfStyle w:val="001000000000" w:firstRow="0" w:lastRow="0" w:firstColumn="1" w:lastColumn="0" w:oddVBand="0" w:evenVBand="0" w:oddHBand="0" w:evenHBand="0" w:firstRowFirstColumn="0" w:firstRowLastColumn="0" w:lastRowFirstColumn="0" w:lastRowLastColumn="0"/>
            <w:tcW w:w="3780" w:type="dxa"/>
            <w:tcBorders>
              <w:top w:val="nil"/>
              <w:bottom w:val="single" w:sz="4" w:space="0" w:color="ACCBF9" w:themeColor="background2"/>
            </w:tcBorders>
          </w:tcPr>
          <w:p w14:paraId="63164099" w14:textId="61A66D19" w:rsidR="00670819" w:rsidDel="00963937" w:rsidRDefault="00670819" w:rsidP="00FE0843">
            <w:pPr>
              <w:pStyle w:val="Tabletext"/>
              <w:spacing w:before="0"/>
              <w:ind w:left="142"/>
              <w:rPr>
                <w:del w:id="729" w:author="gugun wasp" w:date="2019-04-09T13:03:00Z"/>
                <w:sz w:val="20"/>
                <w:lang w:val="en-GB"/>
              </w:rPr>
            </w:pPr>
            <w:del w:id="730" w:author="gugun wasp" w:date="2019-04-09T13:03:00Z">
              <w:r w:rsidDel="00963937">
                <w:rPr>
                  <w:sz w:val="20"/>
                  <w:lang w:val="en-GB"/>
                </w:rPr>
                <w:delText>DATA MIGRATION</w:delText>
              </w:r>
            </w:del>
          </w:p>
          <w:p w14:paraId="67B91ECC" w14:textId="46B4E7CC" w:rsidR="00670819" w:rsidDel="00963937" w:rsidRDefault="00670819" w:rsidP="00FE0843">
            <w:pPr>
              <w:pStyle w:val="Tabletext"/>
              <w:spacing w:before="0"/>
              <w:ind w:left="142"/>
              <w:rPr>
                <w:del w:id="731" w:author="gugun wasp" w:date="2019-04-09T13:03:00Z"/>
                <w:sz w:val="20"/>
                <w:lang w:val="en-GB"/>
              </w:rPr>
            </w:pPr>
            <w:del w:id="732" w:author="gugun wasp" w:date="2019-04-09T13:03:00Z">
              <w:r w:rsidDel="00963937">
                <w:rPr>
                  <w:sz w:val="20"/>
                  <w:lang w:val="en-GB"/>
                </w:rPr>
                <w:delText>DEPLOYMENT</w:delText>
              </w:r>
            </w:del>
          </w:p>
        </w:tc>
        <w:tc>
          <w:tcPr>
            <w:tcW w:w="1530" w:type="dxa"/>
            <w:tcBorders>
              <w:top w:val="nil"/>
              <w:bottom w:val="single" w:sz="4" w:space="0" w:color="C0D7EC" w:themeColor="accent2" w:themeTint="66"/>
            </w:tcBorders>
          </w:tcPr>
          <w:p w14:paraId="43DF638E" w14:textId="252D5C45" w:rsidR="00670819"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33" w:author="gugun wasp" w:date="2019-04-09T13:03:00Z"/>
                <w:sz w:val="20"/>
                <w:lang w:val="en-GB"/>
              </w:rPr>
            </w:pPr>
          </w:p>
          <w:p w14:paraId="6BFB2A8E" w14:textId="747104BD"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34" w:author="gugun wasp" w:date="2019-04-09T13:03:00Z"/>
                <w:sz w:val="20"/>
                <w:lang w:val="en-GB"/>
              </w:rPr>
            </w:pPr>
            <w:del w:id="735" w:author="gugun wasp" w:date="2019-04-09T13:03:00Z">
              <w:r w:rsidDel="00963937">
                <w:rPr>
                  <w:sz w:val="20"/>
                  <w:lang w:val="en-GB"/>
                </w:rPr>
                <w:delText>15</w:delText>
              </w:r>
            </w:del>
          </w:p>
        </w:tc>
        <w:tc>
          <w:tcPr>
            <w:tcW w:w="1890" w:type="dxa"/>
            <w:tcBorders>
              <w:top w:val="nil"/>
              <w:bottom w:val="single" w:sz="4" w:space="0" w:color="C0D7EC" w:themeColor="accent2" w:themeTint="66"/>
            </w:tcBorders>
          </w:tcPr>
          <w:p w14:paraId="1D9C7FFA" w14:textId="2ECFCB49"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36" w:author="gugun wasp" w:date="2019-04-09T13:03:00Z"/>
                <w:sz w:val="20"/>
                <w:lang w:val="en-GB"/>
              </w:rPr>
            </w:pPr>
          </w:p>
        </w:tc>
        <w:tc>
          <w:tcPr>
            <w:tcW w:w="2066" w:type="dxa"/>
            <w:tcBorders>
              <w:top w:val="nil"/>
              <w:bottom w:val="single" w:sz="4" w:space="0" w:color="C0D7EC" w:themeColor="accent2" w:themeTint="66"/>
            </w:tcBorders>
          </w:tcPr>
          <w:p w14:paraId="17E64D00" w14:textId="74B67679" w:rsidR="00670819" w:rsidRPr="00101476" w:rsidDel="00963937" w:rsidRDefault="00670819" w:rsidP="00FE0843">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737" w:author="gugun wasp" w:date="2019-04-09T13:03:00Z"/>
                <w:sz w:val="20"/>
                <w:lang w:val="en-GB"/>
              </w:rPr>
            </w:pPr>
          </w:p>
        </w:tc>
      </w:tr>
    </w:tbl>
    <w:p w14:paraId="0F52B1FD" w14:textId="77777777" w:rsidR="00670819" w:rsidRPr="009D0AD0" w:rsidRDefault="00670819" w:rsidP="00670819"/>
    <w:p w14:paraId="6D068A68" w14:textId="71BD01AE" w:rsidR="00F70FC1" w:rsidDel="00670819" w:rsidRDefault="00F70FC1" w:rsidP="00384E56">
      <w:pPr>
        <w:ind w:left="0"/>
        <w:rPr>
          <w:del w:id="738" w:author="gugun wasp" w:date="2019-04-09T13:02:00Z"/>
        </w:rPr>
      </w:pPr>
      <w:del w:id="739" w:author="gugun wasp" w:date="2019-04-09T13:02:00Z">
        <w:r w:rsidDel="00670819">
          <w:delText>Query Balance API</w:delText>
        </w:r>
      </w:del>
    </w:p>
    <w:p w14:paraId="77323A35" w14:textId="5A632E57" w:rsidR="00F70FC1" w:rsidDel="00670819" w:rsidRDefault="00F70FC1" w:rsidP="00384E56">
      <w:pPr>
        <w:ind w:left="720"/>
        <w:rPr>
          <w:ins w:id="740" w:author="Arun S P" w:date="2019-03-25T12:22:00Z"/>
          <w:del w:id="741" w:author="gugun wasp" w:date="2019-04-09T13:02:00Z"/>
        </w:rPr>
      </w:pPr>
      <w:ins w:id="742" w:author="Arun S P" w:date="2019-03-25T12:21:00Z">
        <w:del w:id="743" w:author="gugun wasp" w:date="2019-04-09T13:02:00Z">
          <w:r w:rsidDel="00670819">
            <w:delText>Source : Saldomobo</w:delText>
          </w:r>
        </w:del>
      </w:ins>
    </w:p>
    <w:p w14:paraId="64156B03" w14:textId="5137179E" w:rsidR="00F70FC1" w:rsidDel="00670819" w:rsidRDefault="00F70FC1" w:rsidP="00384E56">
      <w:pPr>
        <w:ind w:left="720"/>
        <w:rPr>
          <w:ins w:id="744" w:author="Arun S P" w:date="2019-03-25T12:22:00Z"/>
          <w:del w:id="745" w:author="gugun wasp" w:date="2019-04-09T13:02:00Z"/>
        </w:rPr>
      </w:pPr>
      <w:ins w:id="746" w:author="Arun S P" w:date="2019-03-25T12:22:00Z">
        <w:del w:id="747" w:author="gugun wasp" w:date="2019-04-09T13:02:00Z">
          <w:r w:rsidDel="00670819">
            <w:delText>Type: Online API</w:delText>
          </w:r>
        </w:del>
      </w:ins>
    </w:p>
    <w:p w14:paraId="24B73A51" w14:textId="7AE0A401" w:rsidR="00F70FC1" w:rsidDel="00670819" w:rsidRDefault="00F70FC1" w:rsidP="00384E56">
      <w:pPr>
        <w:ind w:left="720"/>
        <w:rPr>
          <w:ins w:id="748" w:author="Arun S P" w:date="2019-03-25T12:22:00Z"/>
          <w:del w:id="749" w:author="gugun wasp" w:date="2019-04-09T13:02:00Z"/>
        </w:rPr>
      </w:pPr>
      <w:ins w:id="750" w:author="Arun S P" w:date="2019-03-25T12:22:00Z">
        <w:del w:id="751" w:author="gugun wasp" w:date="2019-04-09T13:02:00Z">
          <w:r w:rsidDel="00670819">
            <w:delText>Request/Response : To be shared by Saldomobo</w:delText>
          </w:r>
        </w:del>
      </w:ins>
    </w:p>
    <w:p w14:paraId="093E9C83" w14:textId="144EE6A6" w:rsidR="00F70FC1" w:rsidDel="00670819" w:rsidRDefault="00F70FC1" w:rsidP="00384E56">
      <w:pPr>
        <w:ind w:left="720"/>
        <w:rPr>
          <w:ins w:id="752" w:author="Arun S P" w:date="2019-03-25T12:21:00Z"/>
          <w:del w:id="753" w:author="gugun wasp" w:date="2019-04-09T13:02:00Z"/>
        </w:rPr>
      </w:pPr>
      <w:ins w:id="754" w:author="Arun S P" w:date="2019-03-25T12:22:00Z">
        <w:del w:id="755" w:author="gugun wasp" w:date="2019-04-09T13:02:00Z">
          <w:r w:rsidDel="00670819">
            <w:delText xml:space="preserve">Purpose: </w:delText>
          </w:r>
        </w:del>
      </w:ins>
      <w:ins w:id="756" w:author="Arun S P" w:date="2019-03-25T12:21:00Z">
        <w:del w:id="757" w:author="gugun wasp" w:date="2019-04-09T13:02:00Z">
          <w:r w:rsidDel="00670819">
            <w:delText>Using this online API, MOBII shall query for canvasser’s available balance fo</w:delText>
          </w:r>
          <w:r w:rsidR="00131B91" w:rsidDel="00670819">
            <w:delText xml:space="preserve">r transfer using organization </w:delText>
          </w:r>
        </w:del>
      </w:ins>
      <w:ins w:id="758" w:author="Arun S P" w:date="2019-03-25T14:56:00Z">
        <w:del w:id="759" w:author="gugun wasp" w:date="2019-04-09T13:02:00Z">
          <w:r w:rsidR="00131B91" w:rsidDel="00670819">
            <w:delText>code</w:delText>
          </w:r>
        </w:del>
      </w:ins>
      <w:ins w:id="760" w:author="Arun S P" w:date="2019-03-25T12:21:00Z">
        <w:del w:id="761" w:author="gugun wasp" w:date="2019-04-09T13:02:00Z">
          <w:r w:rsidDel="00670819">
            <w:delText>.</w:delText>
          </w:r>
        </w:del>
      </w:ins>
    </w:p>
    <w:p w14:paraId="7E792E2D" w14:textId="48E9FBFE" w:rsidR="00F70FC1" w:rsidDel="00670819" w:rsidRDefault="00F70FC1" w:rsidP="00384E56">
      <w:pPr>
        <w:ind w:left="0"/>
        <w:rPr>
          <w:ins w:id="762" w:author="Arun S P" w:date="2019-03-25T12:22:00Z"/>
          <w:del w:id="763" w:author="gugun wasp" w:date="2019-04-09T13:03:00Z"/>
        </w:rPr>
      </w:pPr>
      <w:ins w:id="764" w:author="Arun S P" w:date="2019-03-25T12:21:00Z">
        <w:del w:id="765" w:author="gugun wasp" w:date="2019-04-09T13:03:00Z">
          <w:r w:rsidDel="00670819">
            <w:delText xml:space="preserve">Transfer Balance API </w:delText>
          </w:r>
        </w:del>
      </w:ins>
    </w:p>
    <w:p w14:paraId="017A4282" w14:textId="501A4AA5" w:rsidR="00F70FC1" w:rsidDel="00670819" w:rsidRDefault="00F70FC1" w:rsidP="00F70FC1">
      <w:pPr>
        <w:ind w:left="720"/>
        <w:rPr>
          <w:ins w:id="766" w:author="Arun S P" w:date="2019-03-25T12:23:00Z"/>
          <w:del w:id="767" w:author="gugun wasp" w:date="2019-04-09T13:03:00Z"/>
        </w:rPr>
      </w:pPr>
      <w:ins w:id="768" w:author="Arun S P" w:date="2019-03-25T12:23:00Z">
        <w:del w:id="769" w:author="gugun wasp" w:date="2019-04-09T13:03:00Z">
          <w:r w:rsidDel="00670819">
            <w:delText>Source : Saldomobo</w:delText>
          </w:r>
        </w:del>
      </w:ins>
    </w:p>
    <w:p w14:paraId="4A561CCA" w14:textId="0E623169" w:rsidR="00F70FC1" w:rsidDel="00670819" w:rsidRDefault="00F70FC1" w:rsidP="00F70FC1">
      <w:pPr>
        <w:ind w:left="720"/>
        <w:rPr>
          <w:ins w:id="770" w:author="Arun S P" w:date="2019-03-25T12:23:00Z"/>
          <w:del w:id="771" w:author="gugun wasp" w:date="2019-04-09T13:03:00Z"/>
        </w:rPr>
      </w:pPr>
      <w:ins w:id="772" w:author="Arun S P" w:date="2019-03-25T12:23:00Z">
        <w:del w:id="773" w:author="gugun wasp" w:date="2019-04-09T13:03:00Z">
          <w:r w:rsidDel="00670819">
            <w:delText>Type: Online API</w:delText>
          </w:r>
        </w:del>
      </w:ins>
    </w:p>
    <w:p w14:paraId="649B47A0" w14:textId="056F0EFB" w:rsidR="00F70FC1" w:rsidDel="00670819" w:rsidRDefault="00F70FC1" w:rsidP="00F70FC1">
      <w:pPr>
        <w:ind w:left="720"/>
        <w:rPr>
          <w:ins w:id="774" w:author="Arun S P" w:date="2019-03-25T12:23:00Z"/>
          <w:del w:id="775" w:author="gugun wasp" w:date="2019-04-09T13:03:00Z"/>
        </w:rPr>
      </w:pPr>
      <w:ins w:id="776" w:author="Arun S P" w:date="2019-03-25T12:23:00Z">
        <w:del w:id="777" w:author="gugun wasp" w:date="2019-04-09T13:03:00Z">
          <w:r w:rsidDel="00670819">
            <w:delText>Request/Response : To be shared by Saldomobo</w:delText>
          </w:r>
        </w:del>
      </w:ins>
    </w:p>
    <w:p w14:paraId="2458BCFA" w14:textId="19B7CF6E" w:rsidR="00F70FC1" w:rsidRPr="009D0AD0" w:rsidDel="00670819" w:rsidRDefault="00F70FC1" w:rsidP="00384E56">
      <w:pPr>
        <w:ind w:left="720"/>
        <w:rPr>
          <w:ins w:id="778" w:author="Arun S P" w:date="2019-03-25T12:21:00Z"/>
          <w:del w:id="779" w:author="gugun wasp" w:date="2019-04-09T13:03:00Z"/>
        </w:rPr>
      </w:pPr>
      <w:ins w:id="780" w:author="Arun S P" w:date="2019-03-25T12:23:00Z">
        <w:del w:id="781" w:author="gugun wasp" w:date="2019-04-09T13:03:00Z">
          <w:r w:rsidDel="00670819">
            <w:delText xml:space="preserve">Purpose : </w:delText>
          </w:r>
        </w:del>
      </w:ins>
      <w:ins w:id="782" w:author="Arun S P" w:date="2019-03-25T12:21:00Z">
        <w:del w:id="783" w:author="gugun wasp" w:date="2019-04-09T13:03:00Z">
          <w:r w:rsidDel="00670819">
            <w:delText xml:space="preserve">Using this online API, MOBII shall place the transfer transaction to saldomobo </w:delText>
          </w:r>
        </w:del>
      </w:ins>
      <w:ins w:id="784" w:author="Arun S P" w:date="2019-03-25T15:30:00Z">
        <w:del w:id="785" w:author="gugun wasp" w:date="2019-04-09T13:03:00Z">
          <w:r w:rsidR="0025042C" w:rsidDel="00670819">
            <w:delText>as synchronous.</w:delText>
          </w:r>
        </w:del>
      </w:ins>
    </w:p>
    <w:p w14:paraId="5E1A07D9" w14:textId="3B9D66B5" w:rsidR="00F70FC1" w:rsidDel="00670819" w:rsidRDefault="00F70FC1" w:rsidP="009D0AD0">
      <w:pPr>
        <w:rPr>
          <w:ins w:id="786" w:author="Arun S P" w:date="2019-03-25T12:21:00Z"/>
          <w:del w:id="787" w:author="gugun wasp" w:date="2019-04-09T13:03:00Z"/>
        </w:rPr>
      </w:pPr>
    </w:p>
    <w:p w14:paraId="27C86E66" w14:textId="05511A95" w:rsidR="009D0AD0" w:rsidDel="00670819" w:rsidRDefault="009D0AD0" w:rsidP="009D0AD0">
      <w:pPr>
        <w:pStyle w:val="Heading2"/>
        <w:rPr>
          <w:del w:id="788" w:author="gugun wasp" w:date="2019-04-09T13:03:00Z"/>
        </w:rPr>
      </w:pPr>
      <w:del w:id="789" w:author="gugun wasp" w:date="2019-04-09T13:03:00Z">
        <w:r w:rsidDel="00670819">
          <w:delText>Development effort and milestones</w:delText>
        </w:r>
      </w:del>
    </w:p>
    <w:p w14:paraId="54A0FCC8" w14:textId="193F3C5D" w:rsidR="00B37062" w:rsidRPr="002C7A6B" w:rsidDel="00670819" w:rsidRDefault="009D0AD0" w:rsidP="002C7A6B">
      <w:pPr>
        <w:rPr>
          <w:del w:id="790" w:author="gugun wasp" w:date="2019-04-09T13:03:00Z"/>
        </w:rPr>
      </w:pPr>
      <w:del w:id="791" w:author="gugun wasp" w:date="2019-04-09T13:03:00Z">
        <w:r w:rsidDel="00670819">
          <w:delText>Describe development effort and milestones</w:delText>
        </w:r>
      </w:del>
    </w:p>
    <w:tbl>
      <w:tblPr>
        <w:tblStyle w:val="GridTable1Light-Accent21"/>
        <w:tblW w:w="4955" w:type="pct"/>
        <w:tblInd w:w="85" w:type="dxa"/>
        <w:tblCellMar>
          <w:left w:w="0" w:type="dxa"/>
          <w:right w:w="0" w:type="dxa"/>
        </w:tblCellMar>
        <w:tblLook w:val="04A0" w:firstRow="1" w:lastRow="0" w:firstColumn="1" w:lastColumn="0" w:noHBand="0" w:noVBand="1"/>
      </w:tblPr>
      <w:tblGrid>
        <w:gridCol w:w="3789"/>
        <w:gridCol w:w="1533"/>
        <w:gridCol w:w="1894"/>
        <w:gridCol w:w="2070"/>
      </w:tblGrid>
      <w:tr w:rsidR="00B37062" w:rsidRPr="00101476" w:rsidDel="00224797" w14:paraId="5316143A" w14:textId="23F1BFF5" w:rsidTr="006368FA">
        <w:trPr>
          <w:cnfStyle w:val="100000000000" w:firstRow="1" w:lastRow="0" w:firstColumn="0" w:lastColumn="0" w:oddVBand="0" w:evenVBand="0" w:oddHBand="0" w:evenHBand="0" w:firstRowFirstColumn="0" w:firstRowLastColumn="0" w:lastRowFirstColumn="0" w:lastRowLastColumn="0"/>
          <w:tblHeader/>
          <w:del w:id="792" w:author="gugun wasp" w:date="2019-03-27T16:41:00Z"/>
        </w:trPr>
        <w:tc>
          <w:tcPr>
            <w:cnfStyle w:val="001000000000" w:firstRow="0" w:lastRow="0" w:firstColumn="1" w:lastColumn="0" w:oddVBand="0" w:evenVBand="0" w:oddHBand="0" w:evenHBand="0" w:firstRowFirstColumn="0" w:firstRowLastColumn="0" w:lastRowFirstColumn="0" w:lastRowLastColumn="0"/>
            <w:tcW w:w="3780" w:type="dxa"/>
            <w:tcBorders>
              <w:bottom w:val="nil"/>
            </w:tcBorders>
            <w:vAlign w:val="bottom"/>
          </w:tcPr>
          <w:customXmlDelRangeStart w:id="793" w:author="gugun wasp" w:date="2019-03-27T16:41:00Z"/>
          <w:sdt>
            <w:sdtPr>
              <w:rPr>
                <w:color w:val="7F7F7F" w:themeColor="text1" w:themeTint="80"/>
                <w:sz w:val="20"/>
                <w:lang w:val="en-GB"/>
              </w:rPr>
              <w:id w:val="823331203"/>
              <w:lock w:val="contentLocked"/>
              <w:group/>
            </w:sdtPr>
            <w:sdtEndPr/>
            <w:sdtContent>
              <w:customXmlDelRangeEnd w:id="793"/>
              <w:p w14:paraId="3F0E6CE2" w14:textId="5215AB4A" w:rsidR="00B37062" w:rsidRPr="0037746E" w:rsidDel="00224797" w:rsidRDefault="00B37062" w:rsidP="00923C8C">
                <w:pPr>
                  <w:pStyle w:val="Tabletext"/>
                  <w:ind w:left="142"/>
                  <w:rPr>
                    <w:del w:id="794" w:author="gugun wasp" w:date="2019-03-27T16:41:00Z"/>
                    <w:b w:val="0"/>
                    <w:color w:val="7F7F7F" w:themeColor="text1" w:themeTint="80"/>
                    <w:sz w:val="20"/>
                    <w:lang w:val="en-GB"/>
                  </w:rPr>
                </w:pPr>
                <w:del w:id="795" w:author="gugun wasp" w:date="2019-03-27T16:41:00Z">
                  <w:r w:rsidRPr="00B37062" w:rsidDel="00224797">
                    <w:rPr>
                      <w:color w:val="7F7F7F" w:themeColor="text1" w:themeTint="80"/>
                      <w:sz w:val="20"/>
                      <w:lang w:val="en-GB"/>
                    </w:rPr>
                    <w:delText>DESCRIPTION</w:delText>
                  </w:r>
                </w:del>
              </w:p>
              <w:customXmlDelRangeStart w:id="796" w:author="gugun wasp" w:date="2019-03-27T16:41:00Z"/>
            </w:sdtContent>
          </w:sdt>
          <w:customXmlDelRangeEnd w:id="796"/>
        </w:tc>
        <w:tc>
          <w:tcPr>
            <w:tcW w:w="1530" w:type="dxa"/>
            <w:tcBorders>
              <w:bottom w:val="nil"/>
            </w:tcBorders>
          </w:tcPr>
          <w:customXmlDelRangeStart w:id="797" w:author="gugun wasp" w:date="2019-03-27T16:41:00Z"/>
          <w:sdt>
            <w:sdtPr>
              <w:rPr>
                <w:color w:val="7F7F7F" w:themeColor="text1" w:themeTint="80"/>
                <w:sz w:val="20"/>
                <w:lang w:val="en-GB"/>
              </w:rPr>
              <w:id w:val="-1322576399"/>
              <w:lock w:val="contentLocked"/>
              <w:group/>
            </w:sdtPr>
            <w:sdtEndPr/>
            <w:sdtContent>
              <w:customXmlDelRangeEnd w:id="797"/>
              <w:p w14:paraId="2773E6FB" w14:textId="1B35690C" w:rsidR="00B37062" w:rsidRPr="00101476" w:rsidDel="00224797" w:rsidRDefault="00B37062" w:rsidP="00923C8C">
                <w:pPr>
                  <w:pStyle w:val="Tabletext"/>
                  <w:ind w:left="142"/>
                  <w:jc w:val="right"/>
                  <w:cnfStyle w:val="100000000000" w:firstRow="1" w:lastRow="0" w:firstColumn="0" w:lastColumn="0" w:oddVBand="0" w:evenVBand="0" w:oddHBand="0" w:evenHBand="0" w:firstRowFirstColumn="0" w:firstRowLastColumn="0" w:lastRowFirstColumn="0" w:lastRowLastColumn="0"/>
                  <w:rPr>
                    <w:del w:id="798" w:author="gugun wasp" w:date="2019-03-27T16:41:00Z"/>
                    <w:color w:val="7F7F7F" w:themeColor="text1" w:themeTint="80"/>
                    <w:sz w:val="20"/>
                    <w:lang w:val="en-GB"/>
                  </w:rPr>
                </w:pPr>
                <w:del w:id="799" w:author="gugun wasp" w:date="2019-03-27T16:41:00Z">
                  <w:r w:rsidDel="00224797">
                    <w:rPr>
                      <w:color w:val="7F7F7F" w:themeColor="text1" w:themeTint="80"/>
                      <w:sz w:val="20"/>
                      <w:lang w:val="en-GB"/>
                    </w:rPr>
                    <w:delText>EFFORT</w:delText>
                  </w:r>
                </w:del>
              </w:p>
              <w:customXmlDelRangeStart w:id="800" w:author="gugun wasp" w:date="2019-03-27T16:41:00Z"/>
            </w:sdtContent>
          </w:sdt>
          <w:customXmlDelRangeEnd w:id="800"/>
        </w:tc>
        <w:tc>
          <w:tcPr>
            <w:tcW w:w="1890" w:type="dxa"/>
            <w:tcBorders>
              <w:bottom w:val="nil"/>
            </w:tcBorders>
          </w:tcPr>
          <w:customXmlDelRangeStart w:id="801" w:author="gugun wasp" w:date="2019-03-27T16:41:00Z"/>
          <w:sdt>
            <w:sdtPr>
              <w:rPr>
                <w:color w:val="7F7F7F" w:themeColor="text1" w:themeTint="80"/>
                <w:sz w:val="20"/>
                <w:lang w:val="en-GB"/>
              </w:rPr>
              <w:id w:val="1206683799"/>
              <w:lock w:val="contentLocked"/>
              <w:group/>
            </w:sdtPr>
            <w:sdtEndPr/>
            <w:sdtContent>
              <w:customXmlDelRangeEnd w:id="801"/>
              <w:p w14:paraId="2470EC99" w14:textId="420F5569" w:rsidR="00B37062" w:rsidDel="00224797" w:rsidRDefault="00B37062" w:rsidP="00923C8C">
                <w:pPr>
                  <w:pStyle w:val="Tabletext"/>
                  <w:ind w:left="142"/>
                  <w:jc w:val="right"/>
                  <w:cnfStyle w:val="100000000000" w:firstRow="1" w:lastRow="0" w:firstColumn="0" w:lastColumn="0" w:oddVBand="0" w:evenVBand="0" w:oddHBand="0" w:evenHBand="0" w:firstRowFirstColumn="0" w:firstRowLastColumn="0" w:lastRowFirstColumn="0" w:lastRowLastColumn="0"/>
                  <w:rPr>
                    <w:del w:id="802" w:author="gugun wasp" w:date="2019-03-27T16:41:00Z"/>
                    <w:color w:val="7F7F7F" w:themeColor="text1" w:themeTint="80"/>
                    <w:sz w:val="20"/>
                    <w:lang w:val="en-GB"/>
                  </w:rPr>
                </w:pPr>
                <w:del w:id="803" w:author="gugun wasp" w:date="2019-03-27T16:41:00Z">
                  <w:r w:rsidDel="00224797">
                    <w:rPr>
                      <w:color w:val="7F7F7F" w:themeColor="text1" w:themeTint="80"/>
                      <w:sz w:val="20"/>
                      <w:lang w:val="en-GB"/>
                    </w:rPr>
                    <w:delText>PLANNED START</w:delText>
                  </w:r>
                </w:del>
              </w:p>
              <w:customXmlDelRangeStart w:id="804" w:author="gugun wasp" w:date="2019-03-27T16:41:00Z"/>
            </w:sdtContent>
          </w:sdt>
          <w:customXmlDelRangeEnd w:id="804"/>
        </w:tc>
        <w:tc>
          <w:tcPr>
            <w:tcW w:w="2066" w:type="dxa"/>
            <w:tcBorders>
              <w:bottom w:val="nil"/>
            </w:tcBorders>
          </w:tcPr>
          <w:customXmlDelRangeStart w:id="805" w:author="gugun wasp" w:date="2019-03-27T16:41:00Z"/>
          <w:sdt>
            <w:sdtPr>
              <w:rPr>
                <w:color w:val="7F7F7F" w:themeColor="text1" w:themeTint="80"/>
                <w:sz w:val="20"/>
                <w:lang w:val="en-GB"/>
              </w:rPr>
              <w:id w:val="1858616508"/>
              <w:lock w:val="contentLocked"/>
              <w:group/>
            </w:sdtPr>
            <w:sdtEndPr/>
            <w:sdtContent>
              <w:customXmlDelRangeEnd w:id="805"/>
              <w:p w14:paraId="1B317304" w14:textId="4C3EE55B" w:rsidR="00B37062" w:rsidDel="00224797" w:rsidRDefault="00B37062" w:rsidP="00923C8C">
                <w:pPr>
                  <w:pStyle w:val="Tabletext"/>
                  <w:ind w:left="142"/>
                  <w:jc w:val="right"/>
                  <w:cnfStyle w:val="100000000000" w:firstRow="1" w:lastRow="0" w:firstColumn="0" w:lastColumn="0" w:oddVBand="0" w:evenVBand="0" w:oddHBand="0" w:evenHBand="0" w:firstRowFirstColumn="0" w:firstRowLastColumn="0" w:lastRowFirstColumn="0" w:lastRowLastColumn="0"/>
                  <w:rPr>
                    <w:del w:id="806" w:author="gugun wasp" w:date="2019-03-27T16:41:00Z"/>
                    <w:color w:val="7F7F7F" w:themeColor="text1" w:themeTint="80"/>
                    <w:sz w:val="20"/>
                    <w:lang w:val="en-GB"/>
                  </w:rPr>
                </w:pPr>
                <w:del w:id="807" w:author="gugun wasp" w:date="2019-03-27T16:41:00Z">
                  <w:r w:rsidDel="00224797">
                    <w:rPr>
                      <w:color w:val="7F7F7F" w:themeColor="text1" w:themeTint="80"/>
                      <w:sz w:val="20"/>
                      <w:lang w:val="en-GB"/>
                    </w:rPr>
                    <w:delText>PLANNED END</w:delText>
                  </w:r>
                </w:del>
              </w:p>
              <w:customXmlDelRangeStart w:id="808" w:author="gugun wasp" w:date="2019-03-27T16:41:00Z"/>
            </w:sdtContent>
          </w:sdt>
          <w:customXmlDelRangeEnd w:id="808"/>
        </w:tc>
      </w:tr>
      <w:tr w:rsidR="00B37062" w:rsidRPr="00101476" w:rsidDel="00224797" w14:paraId="1ACC3BF8" w14:textId="0ABEC8EF" w:rsidTr="006368FA">
        <w:trPr>
          <w:del w:id="809" w:author="gugun wasp" w:date="2019-03-27T16:41:00Z"/>
        </w:trPr>
        <w:tc>
          <w:tcPr>
            <w:cnfStyle w:val="001000000000" w:firstRow="0" w:lastRow="0" w:firstColumn="1" w:lastColumn="0" w:oddVBand="0" w:evenVBand="0" w:oddHBand="0" w:evenHBand="0" w:firstRowFirstColumn="0" w:firstRowLastColumn="0" w:lastRowFirstColumn="0" w:lastRowLastColumn="0"/>
            <w:tcW w:w="3780" w:type="dxa"/>
            <w:tcBorders>
              <w:top w:val="nil"/>
              <w:bottom w:val="nil"/>
            </w:tcBorders>
          </w:tcPr>
          <w:p w14:paraId="1112E29E" w14:textId="08DC941D" w:rsidR="00B37062" w:rsidRPr="00D60DA1" w:rsidDel="00224797" w:rsidRDefault="00B37062" w:rsidP="00923C8C">
            <w:pPr>
              <w:pStyle w:val="Tabletext"/>
              <w:spacing w:before="0"/>
              <w:ind w:left="142"/>
              <w:rPr>
                <w:del w:id="810" w:author="gugun wasp" w:date="2019-03-27T16:41:00Z"/>
                <w:sz w:val="20"/>
                <w:lang w:val="en-GB"/>
              </w:rPr>
            </w:pPr>
            <w:del w:id="811" w:author="gugun wasp" w:date="2019-03-27T16:41:00Z">
              <w:r w:rsidDel="00224797">
                <w:rPr>
                  <w:sz w:val="20"/>
                  <w:lang w:val="en-GB"/>
                </w:rPr>
                <w:delText>ANALYSIS &amp; DESIGN</w:delText>
              </w:r>
            </w:del>
          </w:p>
        </w:tc>
        <w:tc>
          <w:tcPr>
            <w:tcW w:w="1530" w:type="dxa"/>
            <w:tcBorders>
              <w:top w:val="nil"/>
              <w:bottom w:val="nil"/>
            </w:tcBorders>
          </w:tcPr>
          <w:p w14:paraId="1C8C904E" w14:textId="112AD1F6" w:rsidR="00B37062" w:rsidRPr="00101476" w:rsidDel="00224797" w:rsidRDefault="00B37062" w:rsidP="00B96BCF">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12" w:author="gugun wasp" w:date="2019-03-27T16:41:00Z"/>
                <w:sz w:val="20"/>
                <w:lang w:val="en-GB"/>
              </w:rPr>
            </w:pPr>
          </w:p>
        </w:tc>
        <w:tc>
          <w:tcPr>
            <w:tcW w:w="1890" w:type="dxa"/>
            <w:tcBorders>
              <w:top w:val="nil"/>
              <w:bottom w:val="nil"/>
            </w:tcBorders>
          </w:tcPr>
          <w:p w14:paraId="5788D00F" w14:textId="32C59166"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13" w:author="gugun wasp" w:date="2019-03-27T16:41:00Z"/>
                <w:sz w:val="20"/>
                <w:lang w:val="en-GB"/>
              </w:rPr>
            </w:pPr>
          </w:p>
        </w:tc>
        <w:tc>
          <w:tcPr>
            <w:tcW w:w="2066" w:type="dxa"/>
            <w:tcBorders>
              <w:top w:val="nil"/>
              <w:bottom w:val="nil"/>
            </w:tcBorders>
          </w:tcPr>
          <w:p w14:paraId="36A2B37B" w14:textId="6067D763"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14" w:author="gugun wasp" w:date="2019-03-27T16:41:00Z"/>
                <w:sz w:val="20"/>
                <w:lang w:val="en-GB"/>
              </w:rPr>
            </w:pPr>
          </w:p>
        </w:tc>
      </w:tr>
      <w:tr w:rsidR="00B37062" w:rsidRPr="00101476" w:rsidDel="00224797" w14:paraId="79B9C5A0" w14:textId="3D3B7280" w:rsidTr="006368FA">
        <w:trPr>
          <w:del w:id="815" w:author="gugun wasp" w:date="2019-03-27T16:41:00Z"/>
        </w:trPr>
        <w:tc>
          <w:tcPr>
            <w:cnfStyle w:val="001000000000" w:firstRow="0" w:lastRow="0" w:firstColumn="1" w:lastColumn="0" w:oddVBand="0" w:evenVBand="0" w:oddHBand="0" w:evenHBand="0" w:firstRowFirstColumn="0" w:firstRowLastColumn="0" w:lastRowFirstColumn="0" w:lastRowLastColumn="0"/>
            <w:tcW w:w="3780" w:type="dxa"/>
            <w:tcBorders>
              <w:top w:val="nil"/>
              <w:bottom w:val="nil"/>
            </w:tcBorders>
          </w:tcPr>
          <w:p w14:paraId="28255B1B" w14:textId="322D875A" w:rsidR="00B37062" w:rsidDel="00224797" w:rsidRDefault="00B37062" w:rsidP="00923C8C">
            <w:pPr>
              <w:pStyle w:val="Tabletext"/>
              <w:spacing w:before="0"/>
              <w:ind w:left="142"/>
              <w:rPr>
                <w:del w:id="816" w:author="gugun wasp" w:date="2019-03-27T16:41:00Z"/>
                <w:sz w:val="20"/>
                <w:lang w:val="en-GB"/>
              </w:rPr>
            </w:pPr>
            <w:del w:id="817" w:author="gugun wasp" w:date="2019-03-27T16:41:00Z">
              <w:r w:rsidDel="00224797">
                <w:rPr>
                  <w:sz w:val="20"/>
                  <w:lang w:val="en-GB"/>
                </w:rPr>
                <w:delText>DEVELOPMENT</w:delText>
              </w:r>
            </w:del>
          </w:p>
        </w:tc>
        <w:tc>
          <w:tcPr>
            <w:tcW w:w="1530" w:type="dxa"/>
            <w:tcBorders>
              <w:top w:val="nil"/>
              <w:bottom w:val="nil"/>
            </w:tcBorders>
          </w:tcPr>
          <w:p w14:paraId="3C24F59F" w14:textId="17AE4C8F"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18" w:author="gugun wasp" w:date="2019-03-27T16:41:00Z"/>
                <w:sz w:val="20"/>
                <w:lang w:val="en-GB"/>
              </w:rPr>
            </w:pPr>
          </w:p>
        </w:tc>
        <w:tc>
          <w:tcPr>
            <w:tcW w:w="1890" w:type="dxa"/>
            <w:tcBorders>
              <w:top w:val="nil"/>
              <w:bottom w:val="nil"/>
            </w:tcBorders>
          </w:tcPr>
          <w:p w14:paraId="70EFB44B" w14:textId="14BBBAA8"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19" w:author="gugun wasp" w:date="2019-03-27T16:41:00Z"/>
                <w:sz w:val="20"/>
                <w:lang w:val="en-GB"/>
              </w:rPr>
            </w:pPr>
          </w:p>
        </w:tc>
        <w:tc>
          <w:tcPr>
            <w:tcW w:w="2066" w:type="dxa"/>
            <w:tcBorders>
              <w:top w:val="nil"/>
              <w:bottom w:val="nil"/>
            </w:tcBorders>
          </w:tcPr>
          <w:p w14:paraId="36E491CA" w14:textId="00F4750F"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20" w:author="gugun wasp" w:date="2019-03-27T16:41:00Z"/>
                <w:sz w:val="20"/>
                <w:lang w:val="en-GB"/>
              </w:rPr>
            </w:pPr>
          </w:p>
        </w:tc>
      </w:tr>
      <w:tr w:rsidR="00B37062" w:rsidRPr="00101476" w:rsidDel="00224797" w14:paraId="6B878269" w14:textId="5E895EE9" w:rsidTr="006368FA">
        <w:trPr>
          <w:del w:id="821" w:author="gugun wasp" w:date="2019-03-27T16:41:00Z"/>
        </w:trPr>
        <w:tc>
          <w:tcPr>
            <w:cnfStyle w:val="001000000000" w:firstRow="0" w:lastRow="0" w:firstColumn="1" w:lastColumn="0" w:oddVBand="0" w:evenVBand="0" w:oddHBand="0" w:evenHBand="0" w:firstRowFirstColumn="0" w:firstRowLastColumn="0" w:lastRowFirstColumn="0" w:lastRowLastColumn="0"/>
            <w:tcW w:w="3780" w:type="dxa"/>
            <w:tcBorders>
              <w:top w:val="nil"/>
              <w:bottom w:val="nil"/>
            </w:tcBorders>
          </w:tcPr>
          <w:p w14:paraId="66DF83C2" w14:textId="3DB1BA7F" w:rsidR="00B37062" w:rsidDel="00224797" w:rsidRDefault="00B37062" w:rsidP="00923C8C">
            <w:pPr>
              <w:pStyle w:val="Tabletext"/>
              <w:spacing w:before="0"/>
              <w:ind w:left="142"/>
              <w:rPr>
                <w:del w:id="822" w:author="gugun wasp" w:date="2019-03-27T16:41:00Z"/>
                <w:sz w:val="20"/>
                <w:lang w:val="en-GB"/>
              </w:rPr>
            </w:pPr>
            <w:del w:id="823" w:author="gugun wasp" w:date="2019-03-27T16:41:00Z">
              <w:r w:rsidDel="00224797">
                <w:rPr>
                  <w:sz w:val="20"/>
                  <w:lang w:val="en-GB"/>
                </w:rPr>
                <w:delText>SYSTEM INTEGRATION TEST (SIT)</w:delText>
              </w:r>
            </w:del>
          </w:p>
        </w:tc>
        <w:tc>
          <w:tcPr>
            <w:tcW w:w="1530" w:type="dxa"/>
            <w:tcBorders>
              <w:top w:val="nil"/>
              <w:bottom w:val="nil"/>
            </w:tcBorders>
          </w:tcPr>
          <w:p w14:paraId="27CE9467" w14:textId="664C7F96"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24" w:author="gugun wasp" w:date="2019-03-27T16:41:00Z"/>
                <w:sz w:val="20"/>
                <w:lang w:val="en-GB"/>
              </w:rPr>
            </w:pPr>
          </w:p>
        </w:tc>
        <w:tc>
          <w:tcPr>
            <w:tcW w:w="1890" w:type="dxa"/>
            <w:tcBorders>
              <w:top w:val="nil"/>
              <w:bottom w:val="nil"/>
            </w:tcBorders>
          </w:tcPr>
          <w:p w14:paraId="3B1FEE9D" w14:textId="1FC79B73"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25" w:author="gugun wasp" w:date="2019-03-27T16:41:00Z"/>
                <w:sz w:val="20"/>
                <w:lang w:val="en-GB"/>
              </w:rPr>
            </w:pPr>
          </w:p>
        </w:tc>
        <w:tc>
          <w:tcPr>
            <w:tcW w:w="2066" w:type="dxa"/>
            <w:tcBorders>
              <w:top w:val="nil"/>
              <w:bottom w:val="nil"/>
            </w:tcBorders>
          </w:tcPr>
          <w:p w14:paraId="5311C38B" w14:textId="47A34B37"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26" w:author="gugun wasp" w:date="2019-03-27T16:41:00Z"/>
                <w:sz w:val="20"/>
                <w:lang w:val="en-GB"/>
              </w:rPr>
            </w:pPr>
          </w:p>
        </w:tc>
      </w:tr>
      <w:tr w:rsidR="00B37062" w:rsidRPr="00101476" w:rsidDel="00224797" w14:paraId="61E9AC79" w14:textId="5DA2336F" w:rsidTr="006368FA">
        <w:trPr>
          <w:del w:id="827" w:author="gugun wasp" w:date="2019-03-27T16:41:00Z"/>
        </w:trPr>
        <w:tc>
          <w:tcPr>
            <w:cnfStyle w:val="001000000000" w:firstRow="0" w:lastRow="0" w:firstColumn="1" w:lastColumn="0" w:oddVBand="0" w:evenVBand="0" w:oddHBand="0" w:evenHBand="0" w:firstRowFirstColumn="0" w:firstRowLastColumn="0" w:lastRowFirstColumn="0" w:lastRowLastColumn="0"/>
            <w:tcW w:w="3780" w:type="dxa"/>
            <w:tcBorders>
              <w:top w:val="nil"/>
              <w:bottom w:val="nil"/>
            </w:tcBorders>
          </w:tcPr>
          <w:p w14:paraId="48A2EAF5" w14:textId="5B256DF2" w:rsidR="00B37062" w:rsidDel="00224797" w:rsidRDefault="00B37062" w:rsidP="00923C8C">
            <w:pPr>
              <w:pStyle w:val="Tabletext"/>
              <w:spacing w:before="0"/>
              <w:ind w:left="142"/>
              <w:rPr>
                <w:del w:id="828" w:author="gugun wasp" w:date="2019-03-27T16:41:00Z"/>
                <w:sz w:val="20"/>
                <w:lang w:val="en-GB"/>
              </w:rPr>
            </w:pPr>
            <w:del w:id="829" w:author="gugun wasp" w:date="2019-03-27T16:41:00Z">
              <w:r w:rsidDel="00224797">
                <w:rPr>
                  <w:sz w:val="20"/>
                  <w:lang w:val="en-GB"/>
                </w:rPr>
                <w:delText>USER TRAINING</w:delText>
              </w:r>
            </w:del>
          </w:p>
        </w:tc>
        <w:tc>
          <w:tcPr>
            <w:tcW w:w="1530" w:type="dxa"/>
            <w:tcBorders>
              <w:top w:val="nil"/>
              <w:bottom w:val="nil"/>
            </w:tcBorders>
          </w:tcPr>
          <w:p w14:paraId="2D1C99BD" w14:textId="45F7D39A"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30" w:author="gugun wasp" w:date="2019-03-27T16:41:00Z"/>
                <w:sz w:val="20"/>
                <w:lang w:val="en-GB"/>
              </w:rPr>
            </w:pPr>
          </w:p>
        </w:tc>
        <w:tc>
          <w:tcPr>
            <w:tcW w:w="1890" w:type="dxa"/>
            <w:tcBorders>
              <w:top w:val="nil"/>
              <w:bottom w:val="nil"/>
            </w:tcBorders>
          </w:tcPr>
          <w:p w14:paraId="3D42AE3E" w14:textId="4F7D89FE"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31" w:author="gugun wasp" w:date="2019-03-27T16:41:00Z"/>
                <w:sz w:val="20"/>
                <w:lang w:val="en-GB"/>
              </w:rPr>
            </w:pPr>
          </w:p>
        </w:tc>
        <w:tc>
          <w:tcPr>
            <w:tcW w:w="2066" w:type="dxa"/>
            <w:tcBorders>
              <w:top w:val="nil"/>
              <w:bottom w:val="nil"/>
            </w:tcBorders>
          </w:tcPr>
          <w:p w14:paraId="42235E69" w14:textId="1E23C751"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32" w:author="gugun wasp" w:date="2019-03-27T16:41:00Z"/>
                <w:sz w:val="20"/>
                <w:lang w:val="en-GB"/>
              </w:rPr>
            </w:pPr>
          </w:p>
        </w:tc>
      </w:tr>
      <w:tr w:rsidR="00B37062" w:rsidRPr="00101476" w:rsidDel="00224797" w14:paraId="5F63F3AB" w14:textId="3E2EABF3" w:rsidTr="006368FA">
        <w:trPr>
          <w:del w:id="833" w:author="gugun wasp" w:date="2019-03-27T16:41:00Z"/>
        </w:trPr>
        <w:tc>
          <w:tcPr>
            <w:cnfStyle w:val="001000000000" w:firstRow="0" w:lastRow="0" w:firstColumn="1" w:lastColumn="0" w:oddVBand="0" w:evenVBand="0" w:oddHBand="0" w:evenHBand="0" w:firstRowFirstColumn="0" w:firstRowLastColumn="0" w:lastRowFirstColumn="0" w:lastRowLastColumn="0"/>
            <w:tcW w:w="3780" w:type="dxa"/>
            <w:tcBorders>
              <w:top w:val="nil"/>
              <w:bottom w:val="nil"/>
            </w:tcBorders>
          </w:tcPr>
          <w:p w14:paraId="5C8A7EFD" w14:textId="27DE80A9" w:rsidR="00B37062" w:rsidDel="00224797" w:rsidRDefault="00B37062" w:rsidP="00923C8C">
            <w:pPr>
              <w:pStyle w:val="Tabletext"/>
              <w:spacing w:before="0"/>
              <w:ind w:left="142"/>
              <w:rPr>
                <w:del w:id="834" w:author="gugun wasp" w:date="2019-03-27T16:41:00Z"/>
                <w:sz w:val="20"/>
                <w:lang w:val="en-GB"/>
              </w:rPr>
            </w:pPr>
            <w:del w:id="835" w:author="gugun wasp" w:date="2019-03-27T16:41:00Z">
              <w:r w:rsidDel="00224797">
                <w:rPr>
                  <w:sz w:val="20"/>
                  <w:lang w:val="en-GB"/>
                </w:rPr>
                <w:delText>USER ACCEPTANCE TEST (UAT)</w:delText>
              </w:r>
            </w:del>
          </w:p>
        </w:tc>
        <w:tc>
          <w:tcPr>
            <w:tcW w:w="1530" w:type="dxa"/>
            <w:tcBorders>
              <w:top w:val="nil"/>
              <w:bottom w:val="nil"/>
            </w:tcBorders>
          </w:tcPr>
          <w:p w14:paraId="4836925E" w14:textId="1DFAAC90"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36" w:author="gugun wasp" w:date="2019-03-27T16:41:00Z"/>
                <w:sz w:val="20"/>
                <w:lang w:val="en-GB"/>
              </w:rPr>
            </w:pPr>
          </w:p>
        </w:tc>
        <w:tc>
          <w:tcPr>
            <w:tcW w:w="1890" w:type="dxa"/>
            <w:tcBorders>
              <w:top w:val="nil"/>
              <w:bottom w:val="nil"/>
            </w:tcBorders>
          </w:tcPr>
          <w:p w14:paraId="7099ED8C" w14:textId="34BAC9A2"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37" w:author="gugun wasp" w:date="2019-03-27T16:41:00Z"/>
                <w:sz w:val="20"/>
                <w:lang w:val="en-GB"/>
              </w:rPr>
            </w:pPr>
          </w:p>
        </w:tc>
        <w:tc>
          <w:tcPr>
            <w:tcW w:w="2066" w:type="dxa"/>
            <w:tcBorders>
              <w:top w:val="nil"/>
              <w:bottom w:val="nil"/>
            </w:tcBorders>
          </w:tcPr>
          <w:p w14:paraId="5C3B060C" w14:textId="7CD623F7"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38" w:author="gugun wasp" w:date="2019-03-27T16:41:00Z"/>
                <w:sz w:val="20"/>
                <w:lang w:val="en-GB"/>
              </w:rPr>
            </w:pPr>
          </w:p>
        </w:tc>
      </w:tr>
      <w:tr w:rsidR="00B37062" w:rsidRPr="00101476" w:rsidDel="00224797" w14:paraId="6986723F" w14:textId="2DA47E06" w:rsidTr="006368FA">
        <w:trPr>
          <w:del w:id="839" w:author="gugun wasp" w:date="2019-03-27T16:41:00Z"/>
        </w:trPr>
        <w:tc>
          <w:tcPr>
            <w:cnfStyle w:val="001000000000" w:firstRow="0" w:lastRow="0" w:firstColumn="1" w:lastColumn="0" w:oddVBand="0" w:evenVBand="0" w:oddHBand="0" w:evenHBand="0" w:firstRowFirstColumn="0" w:firstRowLastColumn="0" w:lastRowFirstColumn="0" w:lastRowLastColumn="0"/>
            <w:tcW w:w="3780" w:type="dxa"/>
            <w:tcBorders>
              <w:top w:val="nil"/>
              <w:bottom w:val="single" w:sz="4" w:space="0" w:color="ACCBF9" w:themeColor="background2"/>
            </w:tcBorders>
          </w:tcPr>
          <w:p w14:paraId="1887C3E3" w14:textId="24D8EB44" w:rsidR="00B37062" w:rsidDel="00224797" w:rsidRDefault="00B37062" w:rsidP="00923C8C">
            <w:pPr>
              <w:pStyle w:val="Tabletext"/>
              <w:spacing w:before="0"/>
              <w:ind w:left="142"/>
              <w:rPr>
                <w:del w:id="840" w:author="gugun wasp" w:date="2019-03-27T16:41:00Z"/>
                <w:sz w:val="20"/>
                <w:lang w:val="en-GB"/>
              </w:rPr>
            </w:pPr>
            <w:del w:id="841" w:author="gugun wasp" w:date="2019-03-27T16:41:00Z">
              <w:r w:rsidDel="00224797">
                <w:rPr>
                  <w:sz w:val="20"/>
                  <w:lang w:val="en-GB"/>
                </w:rPr>
                <w:delText>DATA MIGRATION</w:delText>
              </w:r>
            </w:del>
          </w:p>
          <w:p w14:paraId="2B7289FF" w14:textId="44B52339" w:rsidR="00B37062" w:rsidDel="00224797" w:rsidRDefault="00B37062" w:rsidP="00923C8C">
            <w:pPr>
              <w:pStyle w:val="Tabletext"/>
              <w:spacing w:before="0"/>
              <w:ind w:left="142"/>
              <w:rPr>
                <w:del w:id="842" w:author="gugun wasp" w:date="2019-03-27T16:41:00Z"/>
                <w:sz w:val="20"/>
                <w:lang w:val="en-GB"/>
              </w:rPr>
            </w:pPr>
            <w:del w:id="843" w:author="gugun wasp" w:date="2019-03-27T16:41:00Z">
              <w:r w:rsidDel="00224797">
                <w:rPr>
                  <w:sz w:val="20"/>
                  <w:lang w:val="en-GB"/>
                </w:rPr>
                <w:delText>DEPLOYMENT</w:delText>
              </w:r>
            </w:del>
          </w:p>
        </w:tc>
        <w:tc>
          <w:tcPr>
            <w:tcW w:w="1530" w:type="dxa"/>
            <w:tcBorders>
              <w:top w:val="nil"/>
              <w:bottom w:val="single" w:sz="4" w:space="0" w:color="C0D7EC" w:themeColor="accent2" w:themeTint="66"/>
            </w:tcBorders>
          </w:tcPr>
          <w:p w14:paraId="2B24276B" w14:textId="74151A58" w:rsidR="00B37062"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ins w:id="844" w:author="Arun S P" w:date="2019-03-21T15:30:00Z"/>
                <w:del w:id="845" w:author="gugun wasp" w:date="2019-03-27T16:41:00Z"/>
                <w:sz w:val="20"/>
                <w:lang w:val="en-GB"/>
              </w:rPr>
            </w:pPr>
          </w:p>
          <w:p w14:paraId="6424CDC2" w14:textId="68A09D99" w:rsidR="00A82524" w:rsidRPr="00101476" w:rsidDel="00224797" w:rsidRDefault="00A82524"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46" w:author="gugun wasp" w:date="2019-03-27T16:41:00Z"/>
                <w:sz w:val="20"/>
                <w:lang w:val="en-GB"/>
              </w:rPr>
            </w:pPr>
          </w:p>
        </w:tc>
        <w:tc>
          <w:tcPr>
            <w:tcW w:w="1890" w:type="dxa"/>
            <w:tcBorders>
              <w:top w:val="nil"/>
              <w:bottom w:val="single" w:sz="4" w:space="0" w:color="C0D7EC" w:themeColor="accent2" w:themeTint="66"/>
            </w:tcBorders>
          </w:tcPr>
          <w:p w14:paraId="72F6684F" w14:textId="74CAEBB1"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47" w:author="gugun wasp" w:date="2019-03-27T16:41:00Z"/>
                <w:sz w:val="20"/>
                <w:lang w:val="en-GB"/>
              </w:rPr>
            </w:pPr>
          </w:p>
        </w:tc>
        <w:tc>
          <w:tcPr>
            <w:tcW w:w="2066" w:type="dxa"/>
            <w:tcBorders>
              <w:top w:val="nil"/>
              <w:bottom w:val="single" w:sz="4" w:space="0" w:color="C0D7EC" w:themeColor="accent2" w:themeTint="66"/>
            </w:tcBorders>
          </w:tcPr>
          <w:p w14:paraId="720CA0EC" w14:textId="27C0E1D5" w:rsidR="00B37062" w:rsidRPr="00101476" w:rsidDel="00224797" w:rsidRDefault="00B37062" w:rsidP="00923C8C">
            <w:pPr>
              <w:pStyle w:val="Tabletext"/>
              <w:spacing w:before="0"/>
              <w:ind w:left="142"/>
              <w:jc w:val="right"/>
              <w:cnfStyle w:val="000000000000" w:firstRow="0" w:lastRow="0" w:firstColumn="0" w:lastColumn="0" w:oddVBand="0" w:evenVBand="0" w:oddHBand="0" w:evenHBand="0" w:firstRowFirstColumn="0" w:firstRowLastColumn="0" w:lastRowFirstColumn="0" w:lastRowLastColumn="0"/>
              <w:rPr>
                <w:del w:id="848" w:author="gugun wasp" w:date="2019-03-27T16:41:00Z"/>
                <w:sz w:val="20"/>
                <w:lang w:val="en-GB"/>
              </w:rPr>
            </w:pPr>
          </w:p>
        </w:tc>
      </w:tr>
    </w:tbl>
    <w:p w14:paraId="2E10C6A2" w14:textId="29FB6DFD" w:rsidR="00B37062" w:rsidRPr="009D0AD0" w:rsidDel="00670819" w:rsidRDefault="00B37062" w:rsidP="009D0AD0">
      <w:pPr>
        <w:rPr>
          <w:del w:id="849" w:author="gugun wasp" w:date="2019-04-09T13:03:00Z"/>
        </w:rPr>
      </w:pPr>
    </w:p>
    <w:p w14:paraId="11E78DA0" w14:textId="74CBB451" w:rsidR="00EC27E8" w:rsidRPr="00EC27E8" w:rsidRDefault="00EC27E8" w:rsidP="00EC27E8">
      <w:bookmarkStart w:id="850" w:name="_GoBack"/>
      <w:bookmarkEnd w:id="850"/>
    </w:p>
    <w:sectPr w:rsidR="00EC27E8" w:rsidRPr="00EC27E8" w:rsidSect="000E49B9">
      <w:footerReference w:type="default" r:id="rId17"/>
      <w:pgSz w:w="12240" w:h="15840" w:code="1"/>
      <w:pgMar w:top="1559" w:right="1440" w:bottom="1134" w:left="1440" w:header="720" w:footer="18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0" w:author="gugun wasp" w:date="2019-04-22T13:05:00Z" w:initials="gw">
    <w:p w14:paraId="2D870C94" w14:textId="244D8929" w:rsidR="00A40414" w:rsidRDefault="00A40414">
      <w:pPr>
        <w:pStyle w:val="CommentText"/>
      </w:pPr>
      <w:r>
        <w:rPr>
          <w:rStyle w:val="CommentReference"/>
        </w:rPr>
        <w:annotationRef/>
      </w:r>
      <w:r>
        <w:t>Need clarification/confirmation regarding this</w:t>
      </w:r>
    </w:p>
    <w:p w14:paraId="1911F093" w14:textId="77777777" w:rsidR="00A40414" w:rsidRDefault="00A40414" w:rsidP="00A40414">
      <w:pPr>
        <w:pStyle w:val="CommentText"/>
      </w:pPr>
      <w:proofErr w:type="spellStart"/>
      <w:r>
        <w:t>Arun</w:t>
      </w:r>
      <w:proofErr w:type="spellEnd"/>
      <w:r>
        <w:t xml:space="preserve"> SP: </w:t>
      </w:r>
    </w:p>
    <w:p w14:paraId="0247ECBB" w14:textId="5A099E4B" w:rsidR="00A40414" w:rsidRDefault="00127257" w:rsidP="00A40414">
      <w:pPr>
        <w:pStyle w:val="CommentText"/>
        <w:numPr>
          <w:ilvl w:val="0"/>
          <w:numId w:val="37"/>
        </w:numPr>
      </w:pPr>
      <w:r>
        <w:t>MOBII will not send</w:t>
      </w:r>
      <w:r w:rsidR="00A40414">
        <w:t xml:space="preserve"> any notification, as these can be tracked in transaction screen.</w:t>
      </w:r>
    </w:p>
    <w:p w14:paraId="1BD8A979" w14:textId="0B636B78" w:rsidR="00A40414" w:rsidRDefault="00A40414" w:rsidP="00A40414">
      <w:pPr>
        <w:pStyle w:val="CommentText"/>
        <w:numPr>
          <w:ilvl w:val="0"/>
          <w:numId w:val="37"/>
        </w:numPr>
      </w:pPr>
      <w:r>
        <w:t xml:space="preserve"> For MOBO notification, Not in MOBII’s scope.</w:t>
      </w:r>
    </w:p>
  </w:comment>
  <w:comment w:id="254" w:author="gugun wasp" w:date="2019-04-22T12:33:00Z" w:initials="gw">
    <w:p w14:paraId="4D93A876" w14:textId="361F64E7" w:rsidR="00A40414" w:rsidRDefault="00A40414">
      <w:pPr>
        <w:pStyle w:val="CommentText"/>
      </w:pPr>
      <w:r>
        <w:rPr>
          <w:rStyle w:val="CommentReference"/>
        </w:rPr>
        <w:annotationRef/>
      </w:r>
      <w:r>
        <w:t xml:space="preserve">Need Pak </w:t>
      </w:r>
      <w:proofErr w:type="spellStart"/>
      <w:r>
        <w:t>Arun</w:t>
      </w:r>
      <w:proofErr w:type="spellEnd"/>
      <w:r>
        <w:t xml:space="preserve"> SP to update the document</w:t>
      </w:r>
    </w:p>
    <w:p w14:paraId="39F13B04" w14:textId="7671E849" w:rsidR="00A40414" w:rsidRDefault="00A40414">
      <w:pPr>
        <w:pStyle w:val="CommentText"/>
      </w:pPr>
      <w:proofErr w:type="spellStart"/>
      <w:r>
        <w:t>Arun</w:t>
      </w:r>
      <w:proofErr w:type="spellEnd"/>
      <w:r>
        <w:t xml:space="preserve"> SP: Updated</w:t>
      </w:r>
    </w:p>
  </w:comment>
  <w:comment w:id="331" w:author="gugun wasp" w:date="2019-04-22T13:04:00Z" w:initials="gw">
    <w:p w14:paraId="02379114" w14:textId="687156D6" w:rsidR="00A40414" w:rsidRDefault="00A40414">
      <w:pPr>
        <w:pStyle w:val="CommentText"/>
      </w:pPr>
      <w:r>
        <w:rPr>
          <w:rStyle w:val="CommentReference"/>
        </w:rPr>
        <w:annotationRef/>
      </w:r>
      <w:r>
        <w:t xml:space="preserve">Need Pak </w:t>
      </w:r>
      <w:proofErr w:type="spellStart"/>
      <w:r>
        <w:t>Arun</w:t>
      </w:r>
      <w:proofErr w:type="spellEnd"/>
      <w:r>
        <w:t xml:space="preserve"> to update the document</w:t>
      </w:r>
    </w:p>
    <w:p w14:paraId="0E877508" w14:textId="7DA172FE" w:rsidR="001C5EB3" w:rsidRDefault="001C5EB3">
      <w:pPr>
        <w:pStyle w:val="CommentText"/>
      </w:pPr>
      <w:proofErr w:type="spellStart"/>
      <w:r>
        <w:t>Arun</w:t>
      </w:r>
      <w:proofErr w:type="spellEnd"/>
      <w:r>
        <w:t xml:space="preserve"> </w:t>
      </w:r>
      <w:proofErr w:type="spellStart"/>
      <w:r>
        <w:t>SP</w:t>
      </w:r>
      <w:proofErr w:type="gramStart"/>
      <w:r>
        <w:t>:Updated</w:t>
      </w:r>
      <w:proofErr w:type="spellEnd"/>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BA5AFD" w15:done="0"/>
  <w15:commentEx w15:paraId="2D870C94" w15:done="0"/>
  <w15:commentEx w15:paraId="20D50F6C" w15:done="0"/>
  <w15:commentEx w15:paraId="4D93A876" w15:done="0"/>
  <w15:commentEx w15:paraId="5CB2BB81" w15:done="0"/>
  <w15:commentEx w15:paraId="02379114" w15:done="0"/>
  <w15:commentEx w15:paraId="5F1D3605" w15:done="0"/>
  <w15:commentEx w15:paraId="59DD92FC" w15:done="0"/>
  <w15:commentEx w15:paraId="245CBC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BA5AFD" w16cid:durableId="2046261D"/>
  <w16cid:commentId w16cid:paraId="2D870C94" w16cid:durableId="20607FF7"/>
  <w16cid:commentId w16cid:paraId="20D50F6C" w16cid:durableId="2046261E"/>
  <w16cid:commentId w16cid:paraId="4D93A876" w16cid:durableId="2060801F"/>
  <w16cid:commentId w16cid:paraId="5CB2BB81" w16cid:durableId="2046261F"/>
  <w16cid:commentId w16cid:paraId="02379114" w16cid:durableId="20608068"/>
  <w16cid:commentId w16cid:paraId="5F1D3605" w16cid:durableId="2060807D"/>
  <w16cid:commentId w16cid:paraId="59DD92FC" w16cid:durableId="205710F4"/>
  <w16cid:commentId w16cid:paraId="245CBC71" w16cid:durableId="205710F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327D0F" w14:textId="77777777" w:rsidR="00E53458" w:rsidRDefault="00E53458">
      <w:r>
        <w:separator/>
      </w:r>
    </w:p>
    <w:p w14:paraId="0DF472EE" w14:textId="77777777" w:rsidR="00E53458" w:rsidRDefault="00E53458"/>
  </w:endnote>
  <w:endnote w:type="continuationSeparator" w:id="0">
    <w:p w14:paraId="27D2AF64" w14:textId="77777777" w:rsidR="00E53458" w:rsidRDefault="00E53458">
      <w:r>
        <w:continuationSeparator/>
      </w:r>
    </w:p>
    <w:p w14:paraId="589F5D7A" w14:textId="77777777" w:rsidR="00E53458" w:rsidRDefault="00E53458"/>
  </w:endnote>
  <w:endnote w:type="continuationNotice" w:id="1">
    <w:p w14:paraId="36CF57B1" w14:textId="77777777" w:rsidR="00E53458" w:rsidRDefault="00E5345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iTi_GB2312">
    <w:altName w:val="Arial Unicode MS"/>
    <w:charset w:val="86"/>
    <w:family w:val="modern"/>
    <w:pitch w:val="fixed"/>
    <w:sig w:usb0="00000000" w:usb1="080E0000" w:usb2="00000010" w:usb3="00000000" w:csb0="00040000" w:csb1="00000000"/>
  </w:font>
  <w:font w:name="SimHei">
    <w:altName w:val="黑体"/>
    <w:panose1 w:val="02010600030101010101"/>
    <w:charset w:val="86"/>
    <w:family w:val="modern"/>
    <w:notTrueType/>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3"/>
      <w:gridCol w:w="2065"/>
    </w:tblGrid>
    <w:tr w:rsidR="00A40414" w:rsidRPr="000E49B9" w14:paraId="02DF250F" w14:textId="77777777" w:rsidTr="000E49B9">
      <w:tc>
        <w:tcPr>
          <w:tcW w:w="7213" w:type="dxa"/>
        </w:tcPr>
        <w:p w14:paraId="155B75B7" w14:textId="3F0BC037" w:rsidR="00A40414" w:rsidRPr="000E49B9" w:rsidRDefault="00A40414" w:rsidP="000E49B9">
          <w:pPr>
            <w:pStyle w:val="Footer"/>
            <w:tabs>
              <w:tab w:val="left" w:pos="8190"/>
            </w:tabs>
            <w:rPr>
              <w:sz w:val="20"/>
            </w:rPr>
          </w:pPr>
          <w:r>
            <w:rPr>
              <w:sz w:val="20"/>
            </w:rPr>
            <w:t>TIMWE - Technical Solution Document</w:t>
          </w:r>
        </w:p>
      </w:tc>
      <w:tc>
        <w:tcPr>
          <w:tcW w:w="2065" w:type="dxa"/>
        </w:tcPr>
        <w:p w14:paraId="70BFA30D" w14:textId="382E0B45" w:rsidR="00A40414" w:rsidRPr="000E49B9" w:rsidRDefault="00A40414" w:rsidP="000E49B9">
          <w:pPr>
            <w:pStyle w:val="Footer"/>
            <w:tabs>
              <w:tab w:val="left" w:pos="8190"/>
            </w:tabs>
            <w:ind w:left="0"/>
            <w:jc w:val="right"/>
            <w:rPr>
              <w:sz w:val="20"/>
            </w:rPr>
          </w:pPr>
          <w:r w:rsidRPr="000E49B9">
            <w:rPr>
              <w:sz w:val="20"/>
            </w:rPr>
            <w:t xml:space="preserve">Page | </w:t>
          </w:r>
          <w:r w:rsidRPr="000E49B9">
            <w:rPr>
              <w:sz w:val="20"/>
            </w:rPr>
            <w:fldChar w:fldCharType="begin"/>
          </w:r>
          <w:r w:rsidRPr="000E49B9">
            <w:rPr>
              <w:sz w:val="20"/>
            </w:rPr>
            <w:instrText xml:space="preserve"> PAGE   \* MERGEFORMAT </w:instrText>
          </w:r>
          <w:r w:rsidRPr="000E49B9">
            <w:rPr>
              <w:sz w:val="20"/>
            </w:rPr>
            <w:fldChar w:fldCharType="separate"/>
          </w:r>
          <w:r w:rsidR="00CE038E">
            <w:rPr>
              <w:noProof/>
              <w:sz w:val="20"/>
            </w:rPr>
            <w:t>14</w:t>
          </w:r>
          <w:r w:rsidRPr="000E49B9">
            <w:rPr>
              <w:noProof/>
              <w:sz w:val="20"/>
            </w:rPr>
            <w:fldChar w:fldCharType="end"/>
          </w:r>
          <w:r>
            <w:rPr>
              <w:noProof/>
              <w:sz w:val="20"/>
            </w:rPr>
            <w:t xml:space="preserve"> </w:t>
          </w:r>
        </w:p>
      </w:tc>
    </w:tr>
  </w:tbl>
  <w:p w14:paraId="46F3BBEA" w14:textId="591D73A7" w:rsidR="00A40414" w:rsidRPr="000E49B9" w:rsidRDefault="00A40414" w:rsidP="000E49B9">
    <w:pPr>
      <w:pStyle w:val="Footer"/>
      <w:tabs>
        <w:tab w:val="left" w:pos="8190"/>
      </w:tabs>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F5C4F8" w14:textId="77777777" w:rsidR="00E53458" w:rsidRDefault="00E53458">
      <w:r>
        <w:separator/>
      </w:r>
    </w:p>
    <w:p w14:paraId="669258AD" w14:textId="77777777" w:rsidR="00E53458" w:rsidRDefault="00E53458"/>
  </w:footnote>
  <w:footnote w:type="continuationSeparator" w:id="0">
    <w:p w14:paraId="7671ACBE" w14:textId="77777777" w:rsidR="00E53458" w:rsidRDefault="00E53458">
      <w:r>
        <w:continuationSeparator/>
      </w:r>
    </w:p>
    <w:p w14:paraId="01FCF3E2" w14:textId="77777777" w:rsidR="00E53458" w:rsidRDefault="00E53458"/>
  </w:footnote>
  <w:footnote w:type="continuationNotice" w:id="1">
    <w:p w14:paraId="7DD25740" w14:textId="77777777" w:rsidR="00E53458" w:rsidRDefault="00E53458">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F32A7"/>
    <w:multiLevelType w:val="hybridMultilevel"/>
    <w:tmpl w:val="BC3E16C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nsid w:val="09F065B0"/>
    <w:multiLevelType w:val="multilevel"/>
    <w:tmpl w:val="D67C1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nsid w:val="0D745752"/>
    <w:multiLevelType w:val="hybridMultilevel"/>
    <w:tmpl w:val="E1647E3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
    <w:nsid w:val="0DC9084D"/>
    <w:multiLevelType w:val="hybridMultilevel"/>
    <w:tmpl w:val="284675B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13F9638C"/>
    <w:multiLevelType w:val="hybridMultilevel"/>
    <w:tmpl w:val="3D08E6F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3709EC"/>
    <w:multiLevelType w:val="hybridMultilevel"/>
    <w:tmpl w:val="322E76BE"/>
    <w:lvl w:ilvl="0" w:tplc="7C7C026C">
      <w:start w:val="1"/>
      <w:numFmt w:val="decimal"/>
      <w:lvlText w:val="%1."/>
      <w:lvlJc w:val="left"/>
      <w:pPr>
        <w:ind w:left="1082" w:hanging="360"/>
      </w:pPr>
      <w:rPr>
        <w:rFonts w:hint="default"/>
      </w:rPr>
    </w:lvl>
    <w:lvl w:ilvl="1" w:tplc="38090019" w:tentative="1">
      <w:start w:val="1"/>
      <w:numFmt w:val="lowerLetter"/>
      <w:lvlText w:val="%2."/>
      <w:lvlJc w:val="left"/>
      <w:pPr>
        <w:ind w:left="1802" w:hanging="360"/>
      </w:pPr>
    </w:lvl>
    <w:lvl w:ilvl="2" w:tplc="3809001B" w:tentative="1">
      <w:start w:val="1"/>
      <w:numFmt w:val="lowerRoman"/>
      <w:lvlText w:val="%3."/>
      <w:lvlJc w:val="right"/>
      <w:pPr>
        <w:ind w:left="2522" w:hanging="180"/>
      </w:pPr>
    </w:lvl>
    <w:lvl w:ilvl="3" w:tplc="3809000F" w:tentative="1">
      <w:start w:val="1"/>
      <w:numFmt w:val="decimal"/>
      <w:lvlText w:val="%4."/>
      <w:lvlJc w:val="left"/>
      <w:pPr>
        <w:ind w:left="3242" w:hanging="360"/>
      </w:pPr>
    </w:lvl>
    <w:lvl w:ilvl="4" w:tplc="38090019" w:tentative="1">
      <w:start w:val="1"/>
      <w:numFmt w:val="lowerLetter"/>
      <w:lvlText w:val="%5."/>
      <w:lvlJc w:val="left"/>
      <w:pPr>
        <w:ind w:left="3962" w:hanging="360"/>
      </w:pPr>
    </w:lvl>
    <w:lvl w:ilvl="5" w:tplc="3809001B" w:tentative="1">
      <w:start w:val="1"/>
      <w:numFmt w:val="lowerRoman"/>
      <w:lvlText w:val="%6."/>
      <w:lvlJc w:val="right"/>
      <w:pPr>
        <w:ind w:left="4682" w:hanging="180"/>
      </w:pPr>
    </w:lvl>
    <w:lvl w:ilvl="6" w:tplc="3809000F" w:tentative="1">
      <w:start w:val="1"/>
      <w:numFmt w:val="decimal"/>
      <w:lvlText w:val="%7."/>
      <w:lvlJc w:val="left"/>
      <w:pPr>
        <w:ind w:left="5402" w:hanging="360"/>
      </w:pPr>
    </w:lvl>
    <w:lvl w:ilvl="7" w:tplc="38090019" w:tentative="1">
      <w:start w:val="1"/>
      <w:numFmt w:val="lowerLetter"/>
      <w:lvlText w:val="%8."/>
      <w:lvlJc w:val="left"/>
      <w:pPr>
        <w:ind w:left="6122" w:hanging="360"/>
      </w:pPr>
    </w:lvl>
    <w:lvl w:ilvl="8" w:tplc="3809001B" w:tentative="1">
      <w:start w:val="1"/>
      <w:numFmt w:val="lowerRoman"/>
      <w:lvlText w:val="%9."/>
      <w:lvlJc w:val="right"/>
      <w:pPr>
        <w:ind w:left="6842" w:hanging="180"/>
      </w:pPr>
    </w:lvl>
  </w:abstractNum>
  <w:abstractNum w:abstractNumId="6">
    <w:nsid w:val="18D55CBE"/>
    <w:multiLevelType w:val="hybridMultilevel"/>
    <w:tmpl w:val="7AC8A78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nsid w:val="18DA0F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E041C4"/>
    <w:multiLevelType w:val="hybridMultilevel"/>
    <w:tmpl w:val="57DABDBE"/>
    <w:lvl w:ilvl="0" w:tplc="38090001">
      <w:start w:val="1"/>
      <w:numFmt w:val="bullet"/>
      <w:lvlText w:val=""/>
      <w:lvlJc w:val="left"/>
      <w:pPr>
        <w:ind w:left="792" w:hanging="360"/>
      </w:pPr>
      <w:rPr>
        <w:rFonts w:ascii="Symbol" w:hAnsi="Symbol" w:hint="default"/>
      </w:rPr>
    </w:lvl>
    <w:lvl w:ilvl="1" w:tplc="38090003" w:tentative="1">
      <w:start w:val="1"/>
      <w:numFmt w:val="bullet"/>
      <w:lvlText w:val="o"/>
      <w:lvlJc w:val="left"/>
      <w:pPr>
        <w:ind w:left="1512" w:hanging="360"/>
      </w:pPr>
      <w:rPr>
        <w:rFonts w:ascii="Courier New" w:hAnsi="Courier New" w:cs="Courier New" w:hint="default"/>
      </w:rPr>
    </w:lvl>
    <w:lvl w:ilvl="2" w:tplc="38090005" w:tentative="1">
      <w:start w:val="1"/>
      <w:numFmt w:val="bullet"/>
      <w:lvlText w:val=""/>
      <w:lvlJc w:val="left"/>
      <w:pPr>
        <w:ind w:left="2232" w:hanging="360"/>
      </w:pPr>
      <w:rPr>
        <w:rFonts w:ascii="Wingdings" w:hAnsi="Wingdings" w:hint="default"/>
      </w:rPr>
    </w:lvl>
    <w:lvl w:ilvl="3" w:tplc="38090001" w:tentative="1">
      <w:start w:val="1"/>
      <w:numFmt w:val="bullet"/>
      <w:lvlText w:val=""/>
      <w:lvlJc w:val="left"/>
      <w:pPr>
        <w:ind w:left="2952" w:hanging="360"/>
      </w:pPr>
      <w:rPr>
        <w:rFonts w:ascii="Symbol" w:hAnsi="Symbol" w:hint="default"/>
      </w:rPr>
    </w:lvl>
    <w:lvl w:ilvl="4" w:tplc="38090003" w:tentative="1">
      <w:start w:val="1"/>
      <w:numFmt w:val="bullet"/>
      <w:lvlText w:val="o"/>
      <w:lvlJc w:val="left"/>
      <w:pPr>
        <w:ind w:left="3672" w:hanging="360"/>
      </w:pPr>
      <w:rPr>
        <w:rFonts w:ascii="Courier New" w:hAnsi="Courier New" w:cs="Courier New" w:hint="default"/>
      </w:rPr>
    </w:lvl>
    <w:lvl w:ilvl="5" w:tplc="38090005" w:tentative="1">
      <w:start w:val="1"/>
      <w:numFmt w:val="bullet"/>
      <w:lvlText w:val=""/>
      <w:lvlJc w:val="left"/>
      <w:pPr>
        <w:ind w:left="4392" w:hanging="360"/>
      </w:pPr>
      <w:rPr>
        <w:rFonts w:ascii="Wingdings" w:hAnsi="Wingdings" w:hint="default"/>
      </w:rPr>
    </w:lvl>
    <w:lvl w:ilvl="6" w:tplc="38090001" w:tentative="1">
      <w:start w:val="1"/>
      <w:numFmt w:val="bullet"/>
      <w:lvlText w:val=""/>
      <w:lvlJc w:val="left"/>
      <w:pPr>
        <w:ind w:left="5112" w:hanging="360"/>
      </w:pPr>
      <w:rPr>
        <w:rFonts w:ascii="Symbol" w:hAnsi="Symbol" w:hint="default"/>
      </w:rPr>
    </w:lvl>
    <w:lvl w:ilvl="7" w:tplc="38090003" w:tentative="1">
      <w:start w:val="1"/>
      <w:numFmt w:val="bullet"/>
      <w:lvlText w:val="o"/>
      <w:lvlJc w:val="left"/>
      <w:pPr>
        <w:ind w:left="5832" w:hanging="360"/>
      </w:pPr>
      <w:rPr>
        <w:rFonts w:ascii="Courier New" w:hAnsi="Courier New" w:cs="Courier New" w:hint="default"/>
      </w:rPr>
    </w:lvl>
    <w:lvl w:ilvl="8" w:tplc="38090005" w:tentative="1">
      <w:start w:val="1"/>
      <w:numFmt w:val="bullet"/>
      <w:lvlText w:val=""/>
      <w:lvlJc w:val="left"/>
      <w:pPr>
        <w:ind w:left="6552" w:hanging="360"/>
      </w:pPr>
      <w:rPr>
        <w:rFonts w:ascii="Wingdings" w:hAnsi="Wingdings" w:hint="default"/>
      </w:rPr>
    </w:lvl>
  </w:abstractNum>
  <w:abstractNum w:abstractNumId="9">
    <w:nsid w:val="1F0B18AF"/>
    <w:multiLevelType w:val="hybridMultilevel"/>
    <w:tmpl w:val="10B2FD80"/>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165AE7"/>
    <w:multiLevelType w:val="hybridMultilevel"/>
    <w:tmpl w:val="2786CE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2BC2B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835468"/>
    <w:multiLevelType w:val="hybridMultilevel"/>
    <w:tmpl w:val="C6F41308"/>
    <w:lvl w:ilvl="0" w:tplc="38090001">
      <w:start w:val="1"/>
      <w:numFmt w:val="bullet"/>
      <w:lvlText w:val=""/>
      <w:lvlJc w:val="left"/>
      <w:pPr>
        <w:ind w:left="792" w:hanging="360"/>
      </w:pPr>
      <w:rPr>
        <w:rFonts w:ascii="Symbol" w:hAnsi="Symbol" w:hint="default"/>
      </w:rPr>
    </w:lvl>
    <w:lvl w:ilvl="1" w:tplc="38090003" w:tentative="1">
      <w:start w:val="1"/>
      <w:numFmt w:val="bullet"/>
      <w:lvlText w:val="o"/>
      <w:lvlJc w:val="left"/>
      <w:pPr>
        <w:ind w:left="1512" w:hanging="360"/>
      </w:pPr>
      <w:rPr>
        <w:rFonts w:ascii="Courier New" w:hAnsi="Courier New" w:cs="Courier New" w:hint="default"/>
      </w:rPr>
    </w:lvl>
    <w:lvl w:ilvl="2" w:tplc="38090005" w:tentative="1">
      <w:start w:val="1"/>
      <w:numFmt w:val="bullet"/>
      <w:lvlText w:val=""/>
      <w:lvlJc w:val="left"/>
      <w:pPr>
        <w:ind w:left="2232" w:hanging="360"/>
      </w:pPr>
      <w:rPr>
        <w:rFonts w:ascii="Wingdings" w:hAnsi="Wingdings" w:hint="default"/>
      </w:rPr>
    </w:lvl>
    <w:lvl w:ilvl="3" w:tplc="38090001" w:tentative="1">
      <w:start w:val="1"/>
      <w:numFmt w:val="bullet"/>
      <w:lvlText w:val=""/>
      <w:lvlJc w:val="left"/>
      <w:pPr>
        <w:ind w:left="2952" w:hanging="360"/>
      </w:pPr>
      <w:rPr>
        <w:rFonts w:ascii="Symbol" w:hAnsi="Symbol" w:hint="default"/>
      </w:rPr>
    </w:lvl>
    <w:lvl w:ilvl="4" w:tplc="38090003" w:tentative="1">
      <w:start w:val="1"/>
      <w:numFmt w:val="bullet"/>
      <w:lvlText w:val="o"/>
      <w:lvlJc w:val="left"/>
      <w:pPr>
        <w:ind w:left="3672" w:hanging="360"/>
      </w:pPr>
      <w:rPr>
        <w:rFonts w:ascii="Courier New" w:hAnsi="Courier New" w:cs="Courier New" w:hint="default"/>
      </w:rPr>
    </w:lvl>
    <w:lvl w:ilvl="5" w:tplc="38090005" w:tentative="1">
      <w:start w:val="1"/>
      <w:numFmt w:val="bullet"/>
      <w:lvlText w:val=""/>
      <w:lvlJc w:val="left"/>
      <w:pPr>
        <w:ind w:left="4392" w:hanging="360"/>
      </w:pPr>
      <w:rPr>
        <w:rFonts w:ascii="Wingdings" w:hAnsi="Wingdings" w:hint="default"/>
      </w:rPr>
    </w:lvl>
    <w:lvl w:ilvl="6" w:tplc="38090001" w:tentative="1">
      <w:start w:val="1"/>
      <w:numFmt w:val="bullet"/>
      <w:lvlText w:val=""/>
      <w:lvlJc w:val="left"/>
      <w:pPr>
        <w:ind w:left="5112" w:hanging="360"/>
      </w:pPr>
      <w:rPr>
        <w:rFonts w:ascii="Symbol" w:hAnsi="Symbol" w:hint="default"/>
      </w:rPr>
    </w:lvl>
    <w:lvl w:ilvl="7" w:tplc="38090003" w:tentative="1">
      <w:start w:val="1"/>
      <w:numFmt w:val="bullet"/>
      <w:lvlText w:val="o"/>
      <w:lvlJc w:val="left"/>
      <w:pPr>
        <w:ind w:left="5832" w:hanging="360"/>
      </w:pPr>
      <w:rPr>
        <w:rFonts w:ascii="Courier New" w:hAnsi="Courier New" w:cs="Courier New" w:hint="default"/>
      </w:rPr>
    </w:lvl>
    <w:lvl w:ilvl="8" w:tplc="38090005" w:tentative="1">
      <w:start w:val="1"/>
      <w:numFmt w:val="bullet"/>
      <w:lvlText w:val=""/>
      <w:lvlJc w:val="left"/>
      <w:pPr>
        <w:ind w:left="6552" w:hanging="360"/>
      </w:pPr>
      <w:rPr>
        <w:rFonts w:ascii="Wingdings" w:hAnsi="Wingdings" w:hint="default"/>
      </w:rPr>
    </w:lvl>
  </w:abstractNum>
  <w:abstractNum w:abstractNumId="14">
    <w:nsid w:val="359A183A"/>
    <w:multiLevelType w:val="hybridMultilevel"/>
    <w:tmpl w:val="28F4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357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EE60AC"/>
    <w:multiLevelType w:val="hybridMultilevel"/>
    <w:tmpl w:val="53FAFA12"/>
    <w:lvl w:ilvl="0" w:tplc="8B1088FA">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7">
    <w:nsid w:val="3DB048DE"/>
    <w:multiLevelType w:val="hybridMultilevel"/>
    <w:tmpl w:val="3CEEED22"/>
    <w:lvl w:ilvl="0" w:tplc="04090001">
      <w:start w:val="1"/>
      <w:numFmt w:val="bullet"/>
      <w:lvlText w:val=""/>
      <w:lvlJc w:val="left"/>
      <w:pPr>
        <w:ind w:left="754" w:hanging="360"/>
      </w:pPr>
      <w:rPr>
        <w:rFonts w:ascii="Symbol" w:hAnsi="Symbol"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8">
    <w:nsid w:val="45A76666"/>
    <w:multiLevelType w:val="hybridMultilevel"/>
    <w:tmpl w:val="45FC43D4"/>
    <w:lvl w:ilvl="0" w:tplc="E2068544">
      <w:numFmt w:val="bullet"/>
      <w:lvlText w:val="•"/>
      <w:lvlJc w:val="left"/>
      <w:pPr>
        <w:ind w:left="990" w:hanging="360"/>
      </w:pPr>
      <w:rPr>
        <w:rFonts w:ascii="Calibri" w:eastAsiaTheme="minorEastAsia"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nsid w:val="4B610B92"/>
    <w:multiLevelType w:val="hybridMultilevel"/>
    <w:tmpl w:val="5E764B60"/>
    <w:lvl w:ilvl="0" w:tplc="0E5ADE98">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4D4BA5"/>
    <w:multiLevelType w:val="hybridMultilevel"/>
    <w:tmpl w:val="51686DF4"/>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8E6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AC92B98"/>
    <w:multiLevelType w:val="hybridMultilevel"/>
    <w:tmpl w:val="4836C516"/>
    <w:lvl w:ilvl="0" w:tplc="0409000F">
      <w:start w:val="1"/>
      <w:numFmt w:val="decimal"/>
      <w:lvlText w:val="%1."/>
      <w:lvlJc w:val="left"/>
      <w:pPr>
        <w:ind w:left="792" w:hanging="360"/>
      </w:p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3">
    <w:nsid w:val="5BCF6080"/>
    <w:multiLevelType w:val="hybridMultilevel"/>
    <w:tmpl w:val="B1FC9D4A"/>
    <w:lvl w:ilvl="0" w:tplc="0409001B">
      <w:start w:val="1"/>
      <w:numFmt w:val="lowerRoman"/>
      <w:lvlText w:val="%1."/>
      <w:lvlJc w:val="righ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nsid w:val="61F122E3"/>
    <w:multiLevelType w:val="hybridMultilevel"/>
    <w:tmpl w:val="0CD46F92"/>
    <w:lvl w:ilvl="0" w:tplc="E2068544">
      <w:numFmt w:val="bullet"/>
      <w:lvlText w:val="•"/>
      <w:lvlJc w:val="left"/>
      <w:pPr>
        <w:ind w:left="990" w:hanging="360"/>
      </w:pPr>
      <w:rPr>
        <w:rFonts w:ascii="Calibri" w:eastAsiaTheme="minorEastAsia"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nsid w:val="67196A40"/>
    <w:multiLevelType w:val="hybridMultilevel"/>
    <w:tmpl w:val="6764DA4A"/>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6">
    <w:nsid w:val="676F5390"/>
    <w:multiLevelType w:val="multilevel"/>
    <w:tmpl w:val="676F5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9565707"/>
    <w:multiLevelType w:val="hybridMultilevel"/>
    <w:tmpl w:val="DFA0A604"/>
    <w:lvl w:ilvl="0" w:tplc="E2068544">
      <w:numFmt w:val="bullet"/>
      <w:lvlText w:val="•"/>
      <w:lvlJc w:val="left"/>
      <w:pPr>
        <w:ind w:left="990" w:hanging="360"/>
      </w:pPr>
      <w:rPr>
        <w:rFonts w:ascii="Calibri" w:eastAsiaTheme="minorEastAsia"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nsid w:val="6C9C696B"/>
    <w:multiLevelType w:val="hybridMultilevel"/>
    <w:tmpl w:val="0B56234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9">
    <w:nsid w:val="6DBE51C9"/>
    <w:multiLevelType w:val="hybridMultilevel"/>
    <w:tmpl w:val="C826D122"/>
    <w:lvl w:ilvl="0" w:tplc="E2068544">
      <w:numFmt w:val="bullet"/>
      <w:lvlText w:val="•"/>
      <w:lvlJc w:val="left"/>
      <w:pPr>
        <w:ind w:left="432" w:hanging="360"/>
      </w:pPr>
      <w:rPr>
        <w:rFonts w:ascii="Calibri" w:eastAsiaTheme="minorEastAsia" w:hAnsi="Calibri" w:cs="Calibri" w:hint="default"/>
      </w:rPr>
    </w:lvl>
    <w:lvl w:ilvl="1" w:tplc="99A85238">
      <w:numFmt w:val="bullet"/>
      <w:lvlText w:val=""/>
      <w:lvlJc w:val="left"/>
      <w:pPr>
        <w:ind w:left="1152" w:hanging="360"/>
      </w:pPr>
      <w:rPr>
        <w:rFonts w:ascii="Symbol" w:eastAsiaTheme="minorEastAsia" w:hAnsi="Symbol" w:cstheme="minorBidi" w:hint="default"/>
      </w:rPr>
    </w:lvl>
    <w:lvl w:ilvl="2" w:tplc="38090005" w:tentative="1">
      <w:start w:val="1"/>
      <w:numFmt w:val="bullet"/>
      <w:lvlText w:val=""/>
      <w:lvlJc w:val="left"/>
      <w:pPr>
        <w:ind w:left="1872" w:hanging="360"/>
      </w:pPr>
      <w:rPr>
        <w:rFonts w:ascii="Wingdings" w:hAnsi="Wingdings" w:hint="default"/>
      </w:rPr>
    </w:lvl>
    <w:lvl w:ilvl="3" w:tplc="38090001" w:tentative="1">
      <w:start w:val="1"/>
      <w:numFmt w:val="bullet"/>
      <w:lvlText w:val=""/>
      <w:lvlJc w:val="left"/>
      <w:pPr>
        <w:ind w:left="2592" w:hanging="360"/>
      </w:pPr>
      <w:rPr>
        <w:rFonts w:ascii="Symbol" w:hAnsi="Symbol" w:hint="default"/>
      </w:rPr>
    </w:lvl>
    <w:lvl w:ilvl="4" w:tplc="38090003" w:tentative="1">
      <w:start w:val="1"/>
      <w:numFmt w:val="bullet"/>
      <w:lvlText w:val="o"/>
      <w:lvlJc w:val="left"/>
      <w:pPr>
        <w:ind w:left="3312" w:hanging="360"/>
      </w:pPr>
      <w:rPr>
        <w:rFonts w:ascii="Courier New" w:hAnsi="Courier New" w:cs="Courier New" w:hint="default"/>
      </w:rPr>
    </w:lvl>
    <w:lvl w:ilvl="5" w:tplc="38090005" w:tentative="1">
      <w:start w:val="1"/>
      <w:numFmt w:val="bullet"/>
      <w:lvlText w:val=""/>
      <w:lvlJc w:val="left"/>
      <w:pPr>
        <w:ind w:left="4032" w:hanging="360"/>
      </w:pPr>
      <w:rPr>
        <w:rFonts w:ascii="Wingdings" w:hAnsi="Wingdings" w:hint="default"/>
      </w:rPr>
    </w:lvl>
    <w:lvl w:ilvl="6" w:tplc="38090001" w:tentative="1">
      <w:start w:val="1"/>
      <w:numFmt w:val="bullet"/>
      <w:lvlText w:val=""/>
      <w:lvlJc w:val="left"/>
      <w:pPr>
        <w:ind w:left="4752" w:hanging="360"/>
      </w:pPr>
      <w:rPr>
        <w:rFonts w:ascii="Symbol" w:hAnsi="Symbol" w:hint="default"/>
      </w:rPr>
    </w:lvl>
    <w:lvl w:ilvl="7" w:tplc="38090003" w:tentative="1">
      <w:start w:val="1"/>
      <w:numFmt w:val="bullet"/>
      <w:lvlText w:val="o"/>
      <w:lvlJc w:val="left"/>
      <w:pPr>
        <w:ind w:left="5472" w:hanging="360"/>
      </w:pPr>
      <w:rPr>
        <w:rFonts w:ascii="Courier New" w:hAnsi="Courier New" w:cs="Courier New" w:hint="default"/>
      </w:rPr>
    </w:lvl>
    <w:lvl w:ilvl="8" w:tplc="38090005" w:tentative="1">
      <w:start w:val="1"/>
      <w:numFmt w:val="bullet"/>
      <w:lvlText w:val=""/>
      <w:lvlJc w:val="left"/>
      <w:pPr>
        <w:ind w:left="6192" w:hanging="360"/>
      </w:pPr>
      <w:rPr>
        <w:rFonts w:ascii="Wingdings" w:hAnsi="Wingdings" w:hint="default"/>
      </w:rPr>
    </w:lvl>
  </w:abstractNum>
  <w:abstractNum w:abstractNumId="30">
    <w:nsid w:val="6E230785"/>
    <w:multiLevelType w:val="hybridMultilevel"/>
    <w:tmpl w:val="21BCB028"/>
    <w:lvl w:ilvl="0" w:tplc="3DA07C2C">
      <w:start w:val="1"/>
      <w:numFmt w:val="bullet"/>
      <w:pStyle w:val="ItemListinTable"/>
      <w:lvlText w:val=""/>
      <w:lvlJc w:val="left"/>
      <w:pPr>
        <w:tabs>
          <w:tab w:val="num" w:pos="170"/>
        </w:tabs>
        <w:ind w:left="170" w:hanging="170"/>
      </w:pPr>
      <w:rPr>
        <w:rFonts w:ascii="Wingdings" w:eastAsia="SimSun" w:hAnsi="Wingdings" w:hint="default"/>
        <w:b w:val="0"/>
        <w:i w:val="0"/>
        <w:color w:val="auto"/>
        <w:position w:val="3"/>
        <w:sz w:val="13"/>
        <w:szCs w:val="13"/>
      </w:rPr>
    </w:lvl>
    <w:lvl w:ilvl="1" w:tplc="338E45C0">
      <w:start w:val="1"/>
      <w:numFmt w:val="bullet"/>
      <w:lvlText w:val=""/>
      <w:lvlJc w:val="left"/>
      <w:pPr>
        <w:tabs>
          <w:tab w:val="num" w:pos="840"/>
        </w:tabs>
        <w:ind w:left="840" w:hanging="420"/>
      </w:pPr>
      <w:rPr>
        <w:rFonts w:ascii="Wingdings" w:hAnsi="Wingdings" w:hint="default"/>
      </w:rPr>
    </w:lvl>
    <w:lvl w:ilvl="2" w:tplc="4A4A56A0">
      <w:start w:val="1"/>
      <w:numFmt w:val="bullet"/>
      <w:lvlText w:val=""/>
      <w:lvlJc w:val="left"/>
      <w:pPr>
        <w:tabs>
          <w:tab w:val="num" w:pos="1260"/>
        </w:tabs>
        <w:ind w:left="1260" w:hanging="420"/>
      </w:pPr>
      <w:rPr>
        <w:rFonts w:ascii="Wingdings" w:hAnsi="Wingdings" w:hint="default"/>
      </w:rPr>
    </w:lvl>
    <w:lvl w:ilvl="3" w:tplc="BA782926">
      <w:start w:val="1"/>
      <w:numFmt w:val="bullet"/>
      <w:lvlText w:val=""/>
      <w:lvlJc w:val="left"/>
      <w:pPr>
        <w:tabs>
          <w:tab w:val="num" w:pos="1680"/>
        </w:tabs>
        <w:ind w:left="1680" w:hanging="420"/>
      </w:pPr>
      <w:rPr>
        <w:rFonts w:ascii="Wingdings" w:hAnsi="Wingdings" w:hint="default"/>
      </w:rPr>
    </w:lvl>
    <w:lvl w:ilvl="4" w:tplc="FA566D0A">
      <w:start w:val="1"/>
      <w:numFmt w:val="bullet"/>
      <w:lvlText w:val=""/>
      <w:lvlJc w:val="left"/>
      <w:pPr>
        <w:tabs>
          <w:tab w:val="num" w:pos="2100"/>
        </w:tabs>
        <w:ind w:left="2100" w:hanging="420"/>
      </w:pPr>
      <w:rPr>
        <w:rFonts w:ascii="Wingdings" w:hAnsi="Wingdings" w:hint="default"/>
      </w:rPr>
    </w:lvl>
    <w:lvl w:ilvl="5" w:tplc="9DF092FE">
      <w:start w:val="1"/>
      <w:numFmt w:val="bullet"/>
      <w:lvlText w:val=""/>
      <w:lvlJc w:val="left"/>
      <w:pPr>
        <w:tabs>
          <w:tab w:val="num" w:pos="2520"/>
        </w:tabs>
        <w:ind w:left="2520" w:hanging="420"/>
      </w:pPr>
      <w:rPr>
        <w:rFonts w:ascii="Wingdings" w:hAnsi="Wingdings" w:hint="default"/>
      </w:rPr>
    </w:lvl>
    <w:lvl w:ilvl="6" w:tplc="94680690">
      <w:start w:val="1"/>
      <w:numFmt w:val="bullet"/>
      <w:lvlText w:val=""/>
      <w:lvlJc w:val="left"/>
      <w:pPr>
        <w:tabs>
          <w:tab w:val="num" w:pos="2940"/>
        </w:tabs>
        <w:ind w:left="2940" w:hanging="420"/>
      </w:pPr>
      <w:rPr>
        <w:rFonts w:ascii="Wingdings" w:hAnsi="Wingdings" w:hint="default"/>
      </w:rPr>
    </w:lvl>
    <w:lvl w:ilvl="7" w:tplc="09BE1ABA">
      <w:start w:val="1"/>
      <w:numFmt w:val="bullet"/>
      <w:lvlText w:val=""/>
      <w:lvlJc w:val="left"/>
      <w:pPr>
        <w:tabs>
          <w:tab w:val="num" w:pos="3360"/>
        </w:tabs>
        <w:ind w:left="3360" w:hanging="420"/>
      </w:pPr>
      <w:rPr>
        <w:rFonts w:ascii="Wingdings" w:hAnsi="Wingdings" w:hint="default"/>
      </w:rPr>
    </w:lvl>
    <w:lvl w:ilvl="8" w:tplc="AD040FB6">
      <w:start w:val="1"/>
      <w:numFmt w:val="bullet"/>
      <w:lvlText w:val=""/>
      <w:lvlJc w:val="left"/>
      <w:pPr>
        <w:tabs>
          <w:tab w:val="num" w:pos="3780"/>
        </w:tabs>
        <w:ind w:left="3780" w:hanging="420"/>
      </w:pPr>
      <w:rPr>
        <w:rFonts w:ascii="Wingdings" w:hAnsi="Wingdings" w:hint="default"/>
      </w:rPr>
    </w:lvl>
  </w:abstractNum>
  <w:abstractNum w:abstractNumId="31">
    <w:nsid w:val="73E31159"/>
    <w:multiLevelType w:val="hybridMultilevel"/>
    <w:tmpl w:val="4B94DBBA"/>
    <w:lvl w:ilvl="0" w:tplc="38090001">
      <w:start w:val="1"/>
      <w:numFmt w:val="bullet"/>
      <w:lvlText w:val=""/>
      <w:lvlJc w:val="left"/>
      <w:pPr>
        <w:ind w:left="990" w:hanging="360"/>
      </w:pPr>
      <w:rPr>
        <w:rFonts w:ascii="Symbol" w:hAnsi="Symbol" w:hint="default"/>
      </w:rPr>
    </w:lvl>
    <w:lvl w:ilvl="1" w:tplc="38090003" w:tentative="1">
      <w:start w:val="1"/>
      <w:numFmt w:val="bullet"/>
      <w:lvlText w:val="o"/>
      <w:lvlJc w:val="left"/>
      <w:pPr>
        <w:ind w:left="1710" w:hanging="360"/>
      </w:pPr>
      <w:rPr>
        <w:rFonts w:ascii="Courier New" w:hAnsi="Courier New" w:cs="Courier New" w:hint="default"/>
      </w:rPr>
    </w:lvl>
    <w:lvl w:ilvl="2" w:tplc="38090005" w:tentative="1">
      <w:start w:val="1"/>
      <w:numFmt w:val="bullet"/>
      <w:lvlText w:val=""/>
      <w:lvlJc w:val="left"/>
      <w:pPr>
        <w:ind w:left="2430" w:hanging="360"/>
      </w:pPr>
      <w:rPr>
        <w:rFonts w:ascii="Wingdings" w:hAnsi="Wingdings" w:hint="default"/>
      </w:rPr>
    </w:lvl>
    <w:lvl w:ilvl="3" w:tplc="38090001" w:tentative="1">
      <w:start w:val="1"/>
      <w:numFmt w:val="bullet"/>
      <w:lvlText w:val=""/>
      <w:lvlJc w:val="left"/>
      <w:pPr>
        <w:ind w:left="3150" w:hanging="360"/>
      </w:pPr>
      <w:rPr>
        <w:rFonts w:ascii="Symbol" w:hAnsi="Symbol" w:hint="default"/>
      </w:rPr>
    </w:lvl>
    <w:lvl w:ilvl="4" w:tplc="38090003" w:tentative="1">
      <w:start w:val="1"/>
      <w:numFmt w:val="bullet"/>
      <w:lvlText w:val="o"/>
      <w:lvlJc w:val="left"/>
      <w:pPr>
        <w:ind w:left="3870" w:hanging="360"/>
      </w:pPr>
      <w:rPr>
        <w:rFonts w:ascii="Courier New" w:hAnsi="Courier New" w:cs="Courier New" w:hint="default"/>
      </w:rPr>
    </w:lvl>
    <w:lvl w:ilvl="5" w:tplc="38090005" w:tentative="1">
      <w:start w:val="1"/>
      <w:numFmt w:val="bullet"/>
      <w:lvlText w:val=""/>
      <w:lvlJc w:val="left"/>
      <w:pPr>
        <w:ind w:left="4590" w:hanging="360"/>
      </w:pPr>
      <w:rPr>
        <w:rFonts w:ascii="Wingdings" w:hAnsi="Wingdings" w:hint="default"/>
      </w:rPr>
    </w:lvl>
    <w:lvl w:ilvl="6" w:tplc="38090001" w:tentative="1">
      <w:start w:val="1"/>
      <w:numFmt w:val="bullet"/>
      <w:lvlText w:val=""/>
      <w:lvlJc w:val="left"/>
      <w:pPr>
        <w:ind w:left="5310" w:hanging="360"/>
      </w:pPr>
      <w:rPr>
        <w:rFonts w:ascii="Symbol" w:hAnsi="Symbol" w:hint="default"/>
      </w:rPr>
    </w:lvl>
    <w:lvl w:ilvl="7" w:tplc="38090003" w:tentative="1">
      <w:start w:val="1"/>
      <w:numFmt w:val="bullet"/>
      <w:lvlText w:val="o"/>
      <w:lvlJc w:val="left"/>
      <w:pPr>
        <w:ind w:left="6030" w:hanging="360"/>
      </w:pPr>
      <w:rPr>
        <w:rFonts w:ascii="Courier New" w:hAnsi="Courier New" w:cs="Courier New" w:hint="default"/>
      </w:rPr>
    </w:lvl>
    <w:lvl w:ilvl="8" w:tplc="38090005" w:tentative="1">
      <w:start w:val="1"/>
      <w:numFmt w:val="bullet"/>
      <w:lvlText w:val=""/>
      <w:lvlJc w:val="left"/>
      <w:pPr>
        <w:ind w:left="6750" w:hanging="360"/>
      </w:pPr>
      <w:rPr>
        <w:rFonts w:ascii="Wingdings" w:hAnsi="Wingdings" w:hint="default"/>
      </w:rPr>
    </w:lvl>
  </w:abstractNum>
  <w:abstractNum w:abstractNumId="32">
    <w:nsid w:val="73FA0AC7"/>
    <w:multiLevelType w:val="hybridMultilevel"/>
    <w:tmpl w:val="9982A826"/>
    <w:lvl w:ilvl="0" w:tplc="BC68582A">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3">
    <w:nsid w:val="762E21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64B7655"/>
    <w:multiLevelType w:val="hybridMultilevel"/>
    <w:tmpl w:val="FCB4074E"/>
    <w:lvl w:ilvl="0" w:tplc="E2068544">
      <w:numFmt w:val="bullet"/>
      <w:lvlText w:val="•"/>
      <w:lvlJc w:val="left"/>
      <w:pPr>
        <w:ind w:left="990" w:hanging="360"/>
      </w:pPr>
      <w:rPr>
        <w:rFonts w:ascii="Calibri" w:eastAsiaTheme="minorEastAsia"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5">
    <w:nsid w:val="7F2166F2"/>
    <w:multiLevelType w:val="hybridMultilevel"/>
    <w:tmpl w:val="53BCC57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1"/>
  </w:num>
  <w:num w:numId="3">
    <w:abstractNumId w:val="23"/>
  </w:num>
  <w:num w:numId="4">
    <w:abstractNumId w:val="14"/>
  </w:num>
  <w:num w:numId="5">
    <w:abstractNumId w:val="7"/>
  </w:num>
  <w:num w:numId="6">
    <w:abstractNumId w:val="33"/>
  </w:num>
  <w:num w:numId="7">
    <w:abstractNumId w:val="21"/>
  </w:num>
  <w:num w:numId="8">
    <w:abstractNumId w:val="19"/>
  </w:num>
  <w:num w:numId="9">
    <w:abstractNumId w:val="20"/>
  </w:num>
  <w:num w:numId="10">
    <w:abstractNumId w:val="4"/>
  </w:num>
  <w:num w:numId="11">
    <w:abstractNumId w:val="9"/>
  </w:num>
  <w:num w:numId="12">
    <w:abstractNumId w:val="35"/>
  </w:num>
  <w:num w:numId="13">
    <w:abstractNumId w:val="10"/>
  </w:num>
  <w:num w:numId="14">
    <w:abstractNumId w:val="3"/>
  </w:num>
  <w:num w:numId="15">
    <w:abstractNumId w:val="22"/>
  </w:num>
  <w:num w:numId="16">
    <w:abstractNumId w:val="17"/>
  </w:num>
  <w:num w:numId="17">
    <w:abstractNumId w:val="0"/>
  </w:num>
  <w:num w:numId="18">
    <w:abstractNumId w:val="31"/>
  </w:num>
  <w:num w:numId="19">
    <w:abstractNumId w:val="29"/>
  </w:num>
  <w:num w:numId="20">
    <w:abstractNumId w:val="24"/>
  </w:num>
  <w:num w:numId="21">
    <w:abstractNumId w:val="34"/>
  </w:num>
  <w:num w:numId="22">
    <w:abstractNumId w:val="18"/>
  </w:num>
  <w:num w:numId="23">
    <w:abstractNumId w:val="27"/>
  </w:num>
  <w:num w:numId="24">
    <w:abstractNumId w:val="15"/>
  </w:num>
  <w:num w:numId="25">
    <w:abstractNumId w:val="8"/>
  </w:num>
  <w:num w:numId="26">
    <w:abstractNumId w:val="28"/>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5"/>
  </w:num>
  <w:num w:numId="30">
    <w:abstractNumId w:val="1"/>
  </w:num>
  <w:num w:numId="31">
    <w:abstractNumId w:val="6"/>
  </w:num>
  <w:num w:numId="32">
    <w:abstractNumId w:val="16"/>
  </w:num>
  <w:num w:numId="33">
    <w:abstractNumId w:val="2"/>
  </w:num>
  <w:num w:numId="34">
    <w:abstractNumId w:val="25"/>
  </w:num>
  <w:num w:numId="35">
    <w:abstractNumId w:val="30"/>
  </w:num>
  <w:num w:numId="36">
    <w:abstractNumId w:val="30"/>
    <w:lvlOverride w:ilvl="0"/>
    <w:lvlOverride w:ilvl="1">
      <w:startOverride w:val="1"/>
    </w:lvlOverride>
    <w:lvlOverride w:ilvl="2"/>
    <w:lvlOverride w:ilvl="3">
      <w:startOverride w:val="1"/>
    </w:lvlOverride>
    <w:lvlOverride w:ilvl="4"/>
    <w:lvlOverride w:ilvl="5">
      <w:startOverride w:val="1"/>
    </w:lvlOverride>
    <w:lvlOverride w:ilvl="6">
      <w:startOverride w:val="1"/>
    </w:lvlOverride>
    <w:lvlOverride w:ilvl="7">
      <w:startOverride w:val="1"/>
    </w:lvlOverride>
    <w:lvlOverride w:ilvl="8"/>
  </w:num>
  <w:num w:numId="37">
    <w:abstractNumId w:val="3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gun wasp">
    <w15:presenceInfo w15:providerId="Windows Live" w15:userId="26dc8375d65789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trackRevisions/>
  <w:doNotTrackFormatting/>
  <w:documentProtection w:edit="trackedChanges" w:enforcement="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7F7"/>
    <w:rsid w:val="0000110B"/>
    <w:rsid w:val="000071F7"/>
    <w:rsid w:val="00007EF0"/>
    <w:rsid w:val="000107DD"/>
    <w:rsid w:val="00010C5D"/>
    <w:rsid w:val="000151D1"/>
    <w:rsid w:val="00022C73"/>
    <w:rsid w:val="00026780"/>
    <w:rsid w:val="00034660"/>
    <w:rsid w:val="00034C3F"/>
    <w:rsid w:val="00036B70"/>
    <w:rsid w:val="00036F8E"/>
    <w:rsid w:val="00037ADF"/>
    <w:rsid w:val="0004144E"/>
    <w:rsid w:val="0004358B"/>
    <w:rsid w:val="0004729C"/>
    <w:rsid w:val="000516B5"/>
    <w:rsid w:val="00052444"/>
    <w:rsid w:val="00054196"/>
    <w:rsid w:val="000555FB"/>
    <w:rsid w:val="00057146"/>
    <w:rsid w:val="0005757B"/>
    <w:rsid w:val="00057B5D"/>
    <w:rsid w:val="0006084C"/>
    <w:rsid w:val="00061447"/>
    <w:rsid w:val="0006219A"/>
    <w:rsid w:val="000628DF"/>
    <w:rsid w:val="00073264"/>
    <w:rsid w:val="0008118E"/>
    <w:rsid w:val="00082458"/>
    <w:rsid w:val="00082E16"/>
    <w:rsid w:val="0008352C"/>
    <w:rsid w:val="000851DC"/>
    <w:rsid w:val="0009259E"/>
    <w:rsid w:val="00094F16"/>
    <w:rsid w:val="000A2121"/>
    <w:rsid w:val="000B0632"/>
    <w:rsid w:val="000B43B9"/>
    <w:rsid w:val="000C226E"/>
    <w:rsid w:val="000C2FAA"/>
    <w:rsid w:val="000C3F20"/>
    <w:rsid w:val="000C5EA4"/>
    <w:rsid w:val="000D2499"/>
    <w:rsid w:val="000D3A9E"/>
    <w:rsid w:val="000D6C37"/>
    <w:rsid w:val="000E1BD5"/>
    <w:rsid w:val="000E2F92"/>
    <w:rsid w:val="000E49B9"/>
    <w:rsid w:val="000E7253"/>
    <w:rsid w:val="000F1A70"/>
    <w:rsid w:val="000F2690"/>
    <w:rsid w:val="000F40FD"/>
    <w:rsid w:val="000F5B2F"/>
    <w:rsid w:val="000F6828"/>
    <w:rsid w:val="00105053"/>
    <w:rsid w:val="00105D1D"/>
    <w:rsid w:val="00115551"/>
    <w:rsid w:val="00127257"/>
    <w:rsid w:val="00131164"/>
    <w:rsid w:val="00131B91"/>
    <w:rsid w:val="0013668B"/>
    <w:rsid w:val="001458A5"/>
    <w:rsid w:val="0014752C"/>
    <w:rsid w:val="0015232A"/>
    <w:rsid w:val="00152686"/>
    <w:rsid w:val="00152FF8"/>
    <w:rsid w:val="00153AEB"/>
    <w:rsid w:val="0015511C"/>
    <w:rsid w:val="00163B69"/>
    <w:rsid w:val="0017229D"/>
    <w:rsid w:val="0017751C"/>
    <w:rsid w:val="00181D04"/>
    <w:rsid w:val="001850BA"/>
    <w:rsid w:val="001861B8"/>
    <w:rsid w:val="00192C4A"/>
    <w:rsid w:val="00194039"/>
    <w:rsid w:val="001A2E7D"/>
    <w:rsid w:val="001A48FD"/>
    <w:rsid w:val="001A57F7"/>
    <w:rsid w:val="001A6FED"/>
    <w:rsid w:val="001A77E7"/>
    <w:rsid w:val="001B4A7C"/>
    <w:rsid w:val="001B5A7A"/>
    <w:rsid w:val="001C07C8"/>
    <w:rsid w:val="001C552A"/>
    <w:rsid w:val="001C5EB3"/>
    <w:rsid w:val="001C67CD"/>
    <w:rsid w:val="001C6F4A"/>
    <w:rsid w:val="001C76C5"/>
    <w:rsid w:val="001C7FB3"/>
    <w:rsid w:val="001D442B"/>
    <w:rsid w:val="001E62D4"/>
    <w:rsid w:val="001E7E91"/>
    <w:rsid w:val="001E7F23"/>
    <w:rsid w:val="001F2F0E"/>
    <w:rsid w:val="001F3BD3"/>
    <w:rsid w:val="001F739F"/>
    <w:rsid w:val="00201272"/>
    <w:rsid w:val="002020E7"/>
    <w:rsid w:val="00203B11"/>
    <w:rsid w:val="002042A8"/>
    <w:rsid w:val="00207B90"/>
    <w:rsid w:val="00207DF0"/>
    <w:rsid w:val="00220616"/>
    <w:rsid w:val="0022133A"/>
    <w:rsid w:val="00224797"/>
    <w:rsid w:val="00225FBC"/>
    <w:rsid w:val="002307AD"/>
    <w:rsid w:val="00230B73"/>
    <w:rsid w:val="00232C47"/>
    <w:rsid w:val="00236297"/>
    <w:rsid w:val="0024036B"/>
    <w:rsid w:val="0024475B"/>
    <w:rsid w:val="0024693A"/>
    <w:rsid w:val="0025042C"/>
    <w:rsid w:val="00251BFA"/>
    <w:rsid w:val="00251F90"/>
    <w:rsid w:val="002539FC"/>
    <w:rsid w:val="00257286"/>
    <w:rsid w:val="0026533C"/>
    <w:rsid w:val="002675D3"/>
    <w:rsid w:val="00267932"/>
    <w:rsid w:val="00271E04"/>
    <w:rsid w:val="002823C2"/>
    <w:rsid w:val="00283021"/>
    <w:rsid w:val="00283AAC"/>
    <w:rsid w:val="00284D5E"/>
    <w:rsid w:val="00291F8D"/>
    <w:rsid w:val="00295F55"/>
    <w:rsid w:val="00297A33"/>
    <w:rsid w:val="002A110C"/>
    <w:rsid w:val="002A740D"/>
    <w:rsid w:val="002B252C"/>
    <w:rsid w:val="002B2750"/>
    <w:rsid w:val="002B62B2"/>
    <w:rsid w:val="002C031D"/>
    <w:rsid w:val="002C5B6C"/>
    <w:rsid w:val="002C73A4"/>
    <w:rsid w:val="002C7A6B"/>
    <w:rsid w:val="002D0D8D"/>
    <w:rsid w:val="002D1AA0"/>
    <w:rsid w:val="002D4078"/>
    <w:rsid w:val="002D7417"/>
    <w:rsid w:val="002E09DE"/>
    <w:rsid w:val="002E23B6"/>
    <w:rsid w:val="002F31D9"/>
    <w:rsid w:val="003004E5"/>
    <w:rsid w:val="00302DBC"/>
    <w:rsid w:val="00303087"/>
    <w:rsid w:val="003035D1"/>
    <w:rsid w:val="00307558"/>
    <w:rsid w:val="00310571"/>
    <w:rsid w:val="00313E02"/>
    <w:rsid w:val="003147D8"/>
    <w:rsid w:val="00330F76"/>
    <w:rsid w:val="00334068"/>
    <w:rsid w:val="00336A25"/>
    <w:rsid w:val="00341BD8"/>
    <w:rsid w:val="00341C10"/>
    <w:rsid w:val="003543A7"/>
    <w:rsid w:val="00361759"/>
    <w:rsid w:val="003720AB"/>
    <w:rsid w:val="00374547"/>
    <w:rsid w:val="003745F1"/>
    <w:rsid w:val="00375EAE"/>
    <w:rsid w:val="00377476"/>
    <w:rsid w:val="00377C62"/>
    <w:rsid w:val="00384E56"/>
    <w:rsid w:val="00391C56"/>
    <w:rsid w:val="00393D2E"/>
    <w:rsid w:val="003A2127"/>
    <w:rsid w:val="003A3198"/>
    <w:rsid w:val="003A639F"/>
    <w:rsid w:val="003A6D59"/>
    <w:rsid w:val="003A6E24"/>
    <w:rsid w:val="003A78A1"/>
    <w:rsid w:val="003B4537"/>
    <w:rsid w:val="003B678C"/>
    <w:rsid w:val="003C452D"/>
    <w:rsid w:val="003C4669"/>
    <w:rsid w:val="003C5B2E"/>
    <w:rsid w:val="003D6D3B"/>
    <w:rsid w:val="003D7A06"/>
    <w:rsid w:val="003E14B3"/>
    <w:rsid w:val="003E4B41"/>
    <w:rsid w:val="003E4DF1"/>
    <w:rsid w:val="003E5173"/>
    <w:rsid w:val="003E5AC3"/>
    <w:rsid w:val="003F177E"/>
    <w:rsid w:val="003F2087"/>
    <w:rsid w:val="003F42CB"/>
    <w:rsid w:val="003F5520"/>
    <w:rsid w:val="003F6EF7"/>
    <w:rsid w:val="00400BF5"/>
    <w:rsid w:val="0040156E"/>
    <w:rsid w:val="0040294F"/>
    <w:rsid w:val="00402C34"/>
    <w:rsid w:val="00406471"/>
    <w:rsid w:val="0040774E"/>
    <w:rsid w:val="00412470"/>
    <w:rsid w:val="00416C0A"/>
    <w:rsid w:val="00420795"/>
    <w:rsid w:val="00420FA0"/>
    <w:rsid w:val="004248FC"/>
    <w:rsid w:val="00442604"/>
    <w:rsid w:val="004428D3"/>
    <w:rsid w:val="00443569"/>
    <w:rsid w:val="004448D5"/>
    <w:rsid w:val="00452B0A"/>
    <w:rsid w:val="004551D5"/>
    <w:rsid w:val="004557FE"/>
    <w:rsid w:val="004565D0"/>
    <w:rsid w:val="004602BC"/>
    <w:rsid w:val="0046656D"/>
    <w:rsid w:val="004756C0"/>
    <w:rsid w:val="00475BBE"/>
    <w:rsid w:val="0048021B"/>
    <w:rsid w:val="0048320C"/>
    <w:rsid w:val="00484D2D"/>
    <w:rsid w:val="0048561D"/>
    <w:rsid w:val="00486A62"/>
    <w:rsid w:val="004939CD"/>
    <w:rsid w:val="00497842"/>
    <w:rsid w:val="004A31CC"/>
    <w:rsid w:val="004A6DE0"/>
    <w:rsid w:val="004B03E8"/>
    <w:rsid w:val="004B23F5"/>
    <w:rsid w:val="004B2E48"/>
    <w:rsid w:val="004B332C"/>
    <w:rsid w:val="004B77EA"/>
    <w:rsid w:val="004C01C7"/>
    <w:rsid w:val="004C4600"/>
    <w:rsid w:val="004C6888"/>
    <w:rsid w:val="004C6E34"/>
    <w:rsid w:val="004D6310"/>
    <w:rsid w:val="004E5957"/>
    <w:rsid w:val="004F25C3"/>
    <w:rsid w:val="004F2C3E"/>
    <w:rsid w:val="004F6C25"/>
    <w:rsid w:val="00507439"/>
    <w:rsid w:val="00511228"/>
    <w:rsid w:val="005152D8"/>
    <w:rsid w:val="005169B8"/>
    <w:rsid w:val="00523DBA"/>
    <w:rsid w:val="00524FD6"/>
    <w:rsid w:val="00530540"/>
    <w:rsid w:val="005446AE"/>
    <w:rsid w:val="005542A3"/>
    <w:rsid w:val="00556F6C"/>
    <w:rsid w:val="005717A9"/>
    <w:rsid w:val="0057184A"/>
    <w:rsid w:val="00574FC9"/>
    <w:rsid w:val="0058785A"/>
    <w:rsid w:val="00591095"/>
    <w:rsid w:val="00593A22"/>
    <w:rsid w:val="005957E8"/>
    <w:rsid w:val="00595D5F"/>
    <w:rsid w:val="005A0A59"/>
    <w:rsid w:val="005A44C3"/>
    <w:rsid w:val="005A586D"/>
    <w:rsid w:val="005A6584"/>
    <w:rsid w:val="005A77F7"/>
    <w:rsid w:val="005B0598"/>
    <w:rsid w:val="005B0B4C"/>
    <w:rsid w:val="005B1866"/>
    <w:rsid w:val="005B26E5"/>
    <w:rsid w:val="005B6C01"/>
    <w:rsid w:val="005B709C"/>
    <w:rsid w:val="005B745E"/>
    <w:rsid w:val="005B7DFA"/>
    <w:rsid w:val="005C01C0"/>
    <w:rsid w:val="005C224E"/>
    <w:rsid w:val="005C27B7"/>
    <w:rsid w:val="005C3784"/>
    <w:rsid w:val="005D23AE"/>
    <w:rsid w:val="005D39FB"/>
    <w:rsid w:val="005D677B"/>
    <w:rsid w:val="005D7709"/>
    <w:rsid w:val="005E09B6"/>
    <w:rsid w:val="005E2D5D"/>
    <w:rsid w:val="005F4B2A"/>
    <w:rsid w:val="00615A5B"/>
    <w:rsid w:val="00622433"/>
    <w:rsid w:val="00623EB2"/>
    <w:rsid w:val="006302A5"/>
    <w:rsid w:val="00631603"/>
    <w:rsid w:val="00634760"/>
    <w:rsid w:val="006368FA"/>
    <w:rsid w:val="00643214"/>
    <w:rsid w:val="0064438C"/>
    <w:rsid w:val="006479E5"/>
    <w:rsid w:val="006565BF"/>
    <w:rsid w:val="006615A6"/>
    <w:rsid w:val="00663CD8"/>
    <w:rsid w:val="00665132"/>
    <w:rsid w:val="00670819"/>
    <w:rsid w:val="006731F8"/>
    <w:rsid w:val="00676EAC"/>
    <w:rsid w:val="00681543"/>
    <w:rsid w:val="00683814"/>
    <w:rsid w:val="00684093"/>
    <w:rsid w:val="006860C3"/>
    <w:rsid w:val="006940B9"/>
    <w:rsid w:val="006B3E5B"/>
    <w:rsid w:val="006B63FA"/>
    <w:rsid w:val="006C7D4E"/>
    <w:rsid w:val="006E0189"/>
    <w:rsid w:val="006E0A9A"/>
    <w:rsid w:val="006E559D"/>
    <w:rsid w:val="006F1391"/>
    <w:rsid w:val="006F435F"/>
    <w:rsid w:val="006F7C41"/>
    <w:rsid w:val="007049A4"/>
    <w:rsid w:val="00704AC6"/>
    <w:rsid w:val="00705104"/>
    <w:rsid w:val="00705F1F"/>
    <w:rsid w:val="00705F3B"/>
    <w:rsid w:val="007111E2"/>
    <w:rsid w:val="00713D26"/>
    <w:rsid w:val="00717426"/>
    <w:rsid w:val="007219EC"/>
    <w:rsid w:val="00724695"/>
    <w:rsid w:val="00726DBD"/>
    <w:rsid w:val="00731614"/>
    <w:rsid w:val="00731CB5"/>
    <w:rsid w:val="00736C8D"/>
    <w:rsid w:val="007418A7"/>
    <w:rsid w:val="00741CED"/>
    <w:rsid w:val="00752D2D"/>
    <w:rsid w:val="00753521"/>
    <w:rsid w:val="00754C18"/>
    <w:rsid w:val="00754F21"/>
    <w:rsid w:val="0075528F"/>
    <w:rsid w:val="007553C0"/>
    <w:rsid w:val="00761439"/>
    <w:rsid w:val="007746A3"/>
    <w:rsid w:val="0077729C"/>
    <w:rsid w:val="00785249"/>
    <w:rsid w:val="00787A00"/>
    <w:rsid w:val="0079109C"/>
    <w:rsid w:val="00793F2D"/>
    <w:rsid w:val="007A029A"/>
    <w:rsid w:val="007A13D2"/>
    <w:rsid w:val="007B0C3C"/>
    <w:rsid w:val="007B309D"/>
    <w:rsid w:val="007B5002"/>
    <w:rsid w:val="007C4B48"/>
    <w:rsid w:val="007C5201"/>
    <w:rsid w:val="007C57A0"/>
    <w:rsid w:val="007D20ED"/>
    <w:rsid w:val="007D5D61"/>
    <w:rsid w:val="007D6F85"/>
    <w:rsid w:val="007D747C"/>
    <w:rsid w:val="007E06D9"/>
    <w:rsid w:val="007E1C5D"/>
    <w:rsid w:val="007E1ED7"/>
    <w:rsid w:val="007F0AF6"/>
    <w:rsid w:val="007F26BB"/>
    <w:rsid w:val="00800A2C"/>
    <w:rsid w:val="00803DB1"/>
    <w:rsid w:val="0080507A"/>
    <w:rsid w:val="00807EC8"/>
    <w:rsid w:val="0081408F"/>
    <w:rsid w:val="00827150"/>
    <w:rsid w:val="00827C29"/>
    <w:rsid w:val="00831016"/>
    <w:rsid w:val="00836D9E"/>
    <w:rsid w:val="008407EE"/>
    <w:rsid w:val="008528DA"/>
    <w:rsid w:val="00852C29"/>
    <w:rsid w:val="008532D8"/>
    <w:rsid w:val="0085733E"/>
    <w:rsid w:val="008614E4"/>
    <w:rsid w:val="008653F8"/>
    <w:rsid w:val="00872621"/>
    <w:rsid w:val="00875D38"/>
    <w:rsid w:val="008767A5"/>
    <w:rsid w:val="008821E9"/>
    <w:rsid w:val="00884B64"/>
    <w:rsid w:val="00884C08"/>
    <w:rsid w:val="00885B3C"/>
    <w:rsid w:val="00885C48"/>
    <w:rsid w:val="00887C47"/>
    <w:rsid w:val="00887FA6"/>
    <w:rsid w:val="00892780"/>
    <w:rsid w:val="008934EA"/>
    <w:rsid w:val="00895678"/>
    <w:rsid w:val="0089614D"/>
    <w:rsid w:val="00896358"/>
    <w:rsid w:val="008A76E9"/>
    <w:rsid w:val="008B06A8"/>
    <w:rsid w:val="008B2DBE"/>
    <w:rsid w:val="008B373D"/>
    <w:rsid w:val="008B4A8D"/>
    <w:rsid w:val="008B6957"/>
    <w:rsid w:val="008B7F41"/>
    <w:rsid w:val="008C153B"/>
    <w:rsid w:val="008D4F60"/>
    <w:rsid w:val="008D7ED9"/>
    <w:rsid w:val="008D7FAD"/>
    <w:rsid w:val="008E09F7"/>
    <w:rsid w:val="008E3E04"/>
    <w:rsid w:val="008E4559"/>
    <w:rsid w:val="008F483D"/>
    <w:rsid w:val="008F7222"/>
    <w:rsid w:val="008F75E7"/>
    <w:rsid w:val="00901E3E"/>
    <w:rsid w:val="009020C4"/>
    <w:rsid w:val="00902AC0"/>
    <w:rsid w:val="0090340A"/>
    <w:rsid w:val="00910343"/>
    <w:rsid w:val="00911676"/>
    <w:rsid w:val="00914A37"/>
    <w:rsid w:val="009161E8"/>
    <w:rsid w:val="00922A8D"/>
    <w:rsid w:val="00923C8C"/>
    <w:rsid w:val="00924619"/>
    <w:rsid w:val="009329A0"/>
    <w:rsid w:val="00934A63"/>
    <w:rsid w:val="009360E7"/>
    <w:rsid w:val="00937AE7"/>
    <w:rsid w:val="009427FF"/>
    <w:rsid w:val="00947235"/>
    <w:rsid w:val="00963937"/>
    <w:rsid w:val="009648CB"/>
    <w:rsid w:val="00973B96"/>
    <w:rsid w:val="0098057B"/>
    <w:rsid w:val="00981375"/>
    <w:rsid w:val="00984719"/>
    <w:rsid w:val="0099163F"/>
    <w:rsid w:val="00997A3E"/>
    <w:rsid w:val="00997C0C"/>
    <w:rsid w:val="009A2E1A"/>
    <w:rsid w:val="009A3B15"/>
    <w:rsid w:val="009A42D7"/>
    <w:rsid w:val="009A504B"/>
    <w:rsid w:val="009A5374"/>
    <w:rsid w:val="009A6570"/>
    <w:rsid w:val="009B436C"/>
    <w:rsid w:val="009C74AD"/>
    <w:rsid w:val="009D0AD0"/>
    <w:rsid w:val="009D4BB1"/>
    <w:rsid w:val="009E3079"/>
    <w:rsid w:val="009E31A1"/>
    <w:rsid w:val="009E3BEE"/>
    <w:rsid w:val="009E3CA2"/>
    <w:rsid w:val="009E3DCA"/>
    <w:rsid w:val="009F26E5"/>
    <w:rsid w:val="00A06633"/>
    <w:rsid w:val="00A06E2B"/>
    <w:rsid w:val="00A1154C"/>
    <w:rsid w:val="00A11702"/>
    <w:rsid w:val="00A14154"/>
    <w:rsid w:val="00A203FE"/>
    <w:rsid w:val="00A22D41"/>
    <w:rsid w:val="00A2423F"/>
    <w:rsid w:val="00A24F75"/>
    <w:rsid w:val="00A315CB"/>
    <w:rsid w:val="00A32095"/>
    <w:rsid w:val="00A353E2"/>
    <w:rsid w:val="00A3791A"/>
    <w:rsid w:val="00A40414"/>
    <w:rsid w:val="00A424C2"/>
    <w:rsid w:val="00A463A4"/>
    <w:rsid w:val="00A51206"/>
    <w:rsid w:val="00A52182"/>
    <w:rsid w:val="00A547D2"/>
    <w:rsid w:val="00A54F93"/>
    <w:rsid w:val="00A56EA3"/>
    <w:rsid w:val="00A61014"/>
    <w:rsid w:val="00A677E1"/>
    <w:rsid w:val="00A71EE3"/>
    <w:rsid w:val="00A72F8F"/>
    <w:rsid w:val="00A8086B"/>
    <w:rsid w:val="00A80A5D"/>
    <w:rsid w:val="00A80B95"/>
    <w:rsid w:val="00A82524"/>
    <w:rsid w:val="00A91A3C"/>
    <w:rsid w:val="00AA3C98"/>
    <w:rsid w:val="00AA4912"/>
    <w:rsid w:val="00AA644B"/>
    <w:rsid w:val="00AA79D8"/>
    <w:rsid w:val="00AB1B04"/>
    <w:rsid w:val="00AB2EBF"/>
    <w:rsid w:val="00AB4E5A"/>
    <w:rsid w:val="00AB5B81"/>
    <w:rsid w:val="00AC0407"/>
    <w:rsid w:val="00AC36BB"/>
    <w:rsid w:val="00AC70D2"/>
    <w:rsid w:val="00AD4A2A"/>
    <w:rsid w:val="00AD50A5"/>
    <w:rsid w:val="00AE19D3"/>
    <w:rsid w:val="00AE2DD1"/>
    <w:rsid w:val="00AE31FC"/>
    <w:rsid w:val="00AE3A0E"/>
    <w:rsid w:val="00AE3F45"/>
    <w:rsid w:val="00AE6141"/>
    <w:rsid w:val="00AE7507"/>
    <w:rsid w:val="00AF0FF9"/>
    <w:rsid w:val="00AF2915"/>
    <w:rsid w:val="00AF2E4D"/>
    <w:rsid w:val="00AF39FF"/>
    <w:rsid w:val="00AF5FBD"/>
    <w:rsid w:val="00B04791"/>
    <w:rsid w:val="00B1160B"/>
    <w:rsid w:val="00B14174"/>
    <w:rsid w:val="00B14D6C"/>
    <w:rsid w:val="00B16BD5"/>
    <w:rsid w:val="00B17C7B"/>
    <w:rsid w:val="00B25A90"/>
    <w:rsid w:val="00B26940"/>
    <w:rsid w:val="00B27FFA"/>
    <w:rsid w:val="00B30280"/>
    <w:rsid w:val="00B308FC"/>
    <w:rsid w:val="00B30DC7"/>
    <w:rsid w:val="00B326F8"/>
    <w:rsid w:val="00B33343"/>
    <w:rsid w:val="00B33FFF"/>
    <w:rsid w:val="00B37062"/>
    <w:rsid w:val="00B53DC1"/>
    <w:rsid w:val="00B53EA1"/>
    <w:rsid w:val="00B605CB"/>
    <w:rsid w:val="00B6229D"/>
    <w:rsid w:val="00B64044"/>
    <w:rsid w:val="00B65D93"/>
    <w:rsid w:val="00B66F4E"/>
    <w:rsid w:val="00B71CA4"/>
    <w:rsid w:val="00B72FEE"/>
    <w:rsid w:val="00B73075"/>
    <w:rsid w:val="00B733DB"/>
    <w:rsid w:val="00B73E7F"/>
    <w:rsid w:val="00B755B6"/>
    <w:rsid w:val="00B75E8A"/>
    <w:rsid w:val="00B76676"/>
    <w:rsid w:val="00B768D0"/>
    <w:rsid w:val="00B80404"/>
    <w:rsid w:val="00B8486D"/>
    <w:rsid w:val="00B87FB3"/>
    <w:rsid w:val="00B92A7B"/>
    <w:rsid w:val="00B93D72"/>
    <w:rsid w:val="00B94E7C"/>
    <w:rsid w:val="00B96BCF"/>
    <w:rsid w:val="00B97D68"/>
    <w:rsid w:val="00B97E70"/>
    <w:rsid w:val="00BA07F5"/>
    <w:rsid w:val="00BA08FF"/>
    <w:rsid w:val="00BA23B4"/>
    <w:rsid w:val="00BB0F00"/>
    <w:rsid w:val="00BB0FA9"/>
    <w:rsid w:val="00BB27CB"/>
    <w:rsid w:val="00BC1A17"/>
    <w:rsid w:val="00BC4C6B"/>
    <w:rsid w:val="00BD1B6E"/>
    <w:rsid w:val="00BD5B1E"/>
    <w:rsid w:val="00BE0B66"/>
    <w:rsid w:val="00BE3B94"/>
    <w:rsid w:val="00BE7E8E"/>
    <w:rsid w:val="00BF14E7"/>
    <w:rsid w:val="00BF1621"/>
    <w:rsid w:val="00BF3F99"/>
    <w:rsid w:val="00BF5E40"/>
    <w:rsid w:val="00C07BD4"/>
    <w:rsid w:val="00C12138"/>
    <w:rsid w:val="00C13049"/>
    <w:rsid w:val="00C15D1F"/>
    <w:rsid w:val="00C20DFF"/>
    <w:rsid w:val="00C235DA"/>
    <w:rsid w:val="00C2593E"/>
    <w:rsid w:val="00C25E91"/>
    <w:rsid w:val="00C37E9D"/>
    <w:rsid w:val="00C42723"/>
    <w:rsid w:val="00C50FEE"/>
    <w:rsid w:val="00C6558C"/>
    <w:rsid w:val="00C66AA6"/>
    <w:rsid w:val="00C676B4"/>
    <w:rsid w:val="00C71F92"/>
    <w:rsid w:val="00C7483F"/>
    <w:rsid w:val="00C74ADA"/>
    <w:rsid w:val="00C761C0"/>
    <w:rsid w:val="00C77C6B"/>
    <w:rsid w:val="00C8202B"/>
    <w:rsid w:val="00C84013"/>
    <w:rsid w:val="00C85E19"/>
    <w:rsid w:val="00C90110"/>
    <w:rsid w:val="00C9209C"/>
    <w:rsid w:val="00CA012A"/>
    <w:rsid w:val="00CA0866"/>
    <w:rsid w:val="00CA0DD0"/>
    <w:rsid w:val="00CA2637"/>
    <w:rsid w:val="00CB15B9"/>
    <w:rsid w:val="00CC0625"/>
    <w:rsid w:val="00CC6DE2"/>
    <w:rsid w:val="00CE038E"/>
    <w:rsid w:val="00CE3771"/>
    <w:rsid w:val="00CE5E28"/>
    <w:rsid w:val="00CE7E46"/>
    <w:rsid w:val="00CF1ECE"/>
    <w:rsid w:val="00CF3159"/>
    <w:rsid w:val="00CF5F7A"/>
    <w:rsid w:val="00CF6A22"/>
    <w:rsid w:val="00CF7B3D"/>
    <w:rsid w:val="00D072CD"/>
    <w:rsid w:val="00D10155"/>
    <w:rsid w:val="00D13112"/>
    <w:rsid w:val="00D1544E"/>
    <w:rsid w:val="00D16962"/>
    <w:rsid w:val="00D2234E"/>
    <w:rsid w:val="00D236E0"/>
    <w:rsid w:val="00D23D60"/>
    <w:rsid w:val="00D268F5"/>
    <w:rsid w:val="00D31301"/>
    <w:rsid w:val="00D31696"/>
    <w:rsid w:val="00D32423"/>
    <w:rsid w:val="00D35544"/>
    <w:rsid w:val="00D37D83"/>
    <w:rsid w:val="00D40F5D"/>
    <w:rsid w:val="00D42BAD"/>
    <w:rsid w:val="00D4548B"/>
    <w:rsid w:val="00D51218"/>
    <w:rsid w:val="00D51E2A"/>
    <w:rsid w:val="00D5208F"/>
    <w:rsid w:val="00D53370"/>
    <w:rsid w:val="00D54519"/>
    <w:rsid w:val="00D55343"/>
    <w:rsid w:val="00D6480C"/>
    <w:rsid w:val="00D766BE"/>
    <w:rsid w:val="00D80FCC"/>
    <w:rsid w:val="00D84A8D"/>
    <w:rsid w:val="00D84B06"/>
    <w:rsid w:val="00D85394"/>
    <w:rsid w:val="00D85EF2"/>
    <w:rsid w:val="00D863F9"/>
    <w:rsid w:val="00D901E6"/>
    <w:rsid w:val="00D976AC"/>
    <w:rsid w:val="00DA009F"/>
    <w:rsid w:val="00DA2490"/>
    <w:rsid w:val="00DA7645"/>
    <w:rsid w:val="00DB4AAD"/>
    <w:rsid w:val="00DC5455"/>
    <w:rsid w:val="00DD0ECC"/>
    <w:rsid w:val="00DD13F4"/>
    <w:rsid w:val="00DD3170"/>
    <w:rsid w:val="00DD4718"/>
    <w:rsid w:val="00DE0B60"/>
    <w:rsid w:val="00DE311C"/>
    <w:rsid w:val="00DE61CF"/>
    <w:rsid w:val="00DE7173"/>
    <w:rsid w:val="00DF0364"/>
    <w:rsid w:val="00DF1A68"/>
    <w:rsid w:val="00DF3210"/>
    <w:rsid w:val="00DF78E1"/>
    <w:rsid w:val="00E00CB7"/>
    <w:rsid w:val="00E06BC9"/>
    <w:rsid w:val="00E074B8"/>
    <w:rsid w:val="00E13DBF"/>
    <w:rsid w:val="00E16E1E"/>
    <w:rsid w:val="00E20738"/>
    <w:rsid w:val="00E22A04"/>
    <w:rsid w:val="00E23F8D"/>
    <w:rsid w:val="00E267B9"/>
    <w:rsid w:val="00E316B6"/>
    <w:rsid w:val="00E32A23"/>
    <w:rsid w:val="00E41773"/>
    <w:rsid w:val="00E423A5"/>
    <w:rsid w:val="00E4450D"/>
    <w:rsid w:val="00E44DEB"/>
    <w:rsid w:val="00E46C89"/>
    <w:rsid w:val="00E52D8D"/>
    <w:rsid w:val="00E53458"/>
    <w:rsid w:val="00E61998"/>
    <w:rsid w:val="00E66FAE"/>
    <w:rsid w:val="00E77016"/>
    <w:rsid w:val="00E82639"/>
    <w:rsid w:val="00E95E69"/>
    <w:rsid w:val="00EA224B"/>
    <w:rsid w:val="00EA3A9D"/>
    <w:rsid w:val="00EA3E74"/>
    <w:rsid w:val="00EA503A"/>
    <w:rsid w:val="00EB3124"/>
    <w:rsid w:val="00EB49EB"/>
    <w:rsid w:val="00EC27E8"/>
    <w:rsid w:val="00EC2D79"/>
    <w:rsid w:val="00EC5BE3"/>
    <w:rsid w:val="00EC6A29"/>
    <w:rsid w:val="00ED2DC4"/>
    <w:rsid w:val="00EE140C"/>
    <w:rsid w:val="00EF26C4"/>
    <w:rsid w:val="00EF2818"/>
    <w:rsid w:val="00EF4B1E"/>
    <w:rsid w:val="00EF634D"/>
    <w:rsid w:val="00F0122B"/>
    <w:rsid w:val="00F0144F"/>
    <w:rsid w:val="00F0216B"/>
    <w:rsid w:val="00F02436"/>
    <w:rsid w:val="00F02D9D"/>
    <w:rsid w:val="00F03629"/>
    <w:rsid w:val="00F112B3"/>
    <w:rsid w:val="00F1220C"/>
    <w:rsid w:val="00F24F22"/>
    <w:rsid w:val="00F27E8B"/>
    <w:rsid w:val="00F30570"/>
    <w:rsid w:val="00F323FD"/>
    <w:rsid w:val="00F37AD8"/>
    <w:rsid w:val="00F500AB"/>
    <w:rsid w:val="00F51E82"/>
    <w:rsid w:val="00F53D2F"/>
    <w:rsid w:val="00F5645B"/>
    <w:rsid w:val="00F6095C"/>
    <w:rsid w:val="00F62219"/>
    <w:rsid w:val="00F628D3"/>
    <w:rsid w:val="00F64E33"/>
    <w:rsid w:val="00F66228"/>
    <w:rsid w:val="00F66679"/>
    <w:rsid w:val="00F673F5"/>
    <w:rsid w:val="00F70FC1"/>
    <w:rsid w:val="00F81346"/>
    <w:rsid w:val="00F83405"/>
    <w:rsid w:val="00F849E3"/>
    <w:rsid w:val="00F91513"/>
    <w:rsid w:val="00F91D4A"/>
    <w:rsid w:val="00F9203D"/>
    <w:rsid w:val="00F95D7F"/>
    <w:rsid w:val="00F96B59"/>
    <w:rsid w:val="00F974EA"/>
    <w:rsid w:val="00F97B13"/>
    <w:rsid w:val="00F97F2A"/>
    <w:rsid w:val="00FA55D5"/>
    <w:rsid w:val="00FA7605"/>
    <w:rsid w:val="00FB0E48"/>
    <w:rsid w:val="00FB0F4C"/>
    <w:rsid w:val="00FB2AAC"/>
    <w:rsid w:val="00FC00E6"/>
    <w:rsid w:val="00FC119A"/>
    <w:rsid w:val="00FD018F"/>
    <w:rsid w:val="00FD03EC"/>
    <w:rsid w:val="00FD0673"/>
    <w:rsid w:val="00FD7CDD"/>
    <w:rsid w:val="00FE0355"/>
    <w:rsid w:val="00FE0843"/>
    <w:rsid w:val="00FE100C"/>
    <w:rsid w:val="00FE2187"/>
    <w:rsid w:val="00FE508D"/>
    <w:rsid w:val="00FE5FD4"/>
    <w:rsid w:val="00FE775F"/>
    <w:rsid w:val="00FF0FAB"/>
    <w:rsid w:val="00FF30F0"/>
    <w:rsid w:val="00FF44F5"/>
    <w:rsid w:val="00FF4D34"/>
    <w:rsid w:val="00FF5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600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
    <w:lsdException w:name="footer" w:uiPriority="2"/>
    <w:lsdException w:name="caption" w:uiPriority="35" w:qFormat="1"/>
    <w:lsdException w:name="List" w:uiPriority="0"/>
    <w:lsdException w:name="List Bullet" w:uiPriority="1"/>
    <w:lsdException w:name="Title" w:semiHidden="0" w:uiPriority="1" w:unhideWhenUsed="0" w:qFormat="1"/>
    <w:lsdException w:name="Signature" w:uiPriority="1" w:qFormat="1"/>
    <w:lsdException w:name="Default Paragraph Font" w:uiPriority="1"/>
    <w:lsdException w:name="Subtitle" w:semiHidden="0" w:uiPriority="1" w:unhideWhenUsed="0" w:qFormat="1"/>
    <w:lsdException w:name="Strong" w:semiHidden="0" w:uiPriority="1" w:unhideWhenUsed="0" w:qFormat="1"/>
    <w:lsdException w:name="Emphasis" w:semiHidden="0" w:uiPriority="20" w:unhideWhenUsed="0"/>
    <w:lsdException w:name="Table Grid" w:semiHidden="0" w:uiPriority="3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4A66AC"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629DD1"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1E5E9F"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4A66AC"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629DD1"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1E5E9F"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629DD1"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629DD1"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374C80"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4A66A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66A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66A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66AC" w:themeColor="accent1"/>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CellMar>
        <w:top w:w="29" w:type="dxa"/>
        <w:bottom w:w="29" w:type="dxa"/>
      </w:tblCellMar>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insideV w:val="nil"/>
        </w:tcBorders>
        <w:shd w:val="clear" w:color="auto" w:fill="9D90A0" w:themeFill="accent6"/>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29" w:type="dxa"/>
        <w:bottom w:w="29"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29" w:type="dxa"/>
        <w:bottom w:w="29" w:type="dxa"/>
      </w:tblCellMar>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CellMar>
        <w:top w:w="29" w:type="dxa"/>
        <w:bottom w:w="29" w:type="dxa"/>
      </w:tblCellMar>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4A66AC" w:themeColor="accent1"/>
      </w:tblBorders>
      <w:tblCellMar>
        <w:top w:w="29" w:type="dxa"/>
        <w:bottom w:w="29" w:type="dxa"/>
      </w:tblCellMar>
    </w:tblPr>
    <w:tblStylePr w:type="firstRow">
      <w:rPr>
        <w:b w:val="0"/>
        <w:bCs/>
      </w:rPr>
      <w:tblPr/>
      <w:tcPr>
        <w:tcBorders>
          <w:top w:val="nil"/>
          <w:left w:val="nil"/>
          <w:bottom w:val="single" w:sz="12" w:space="0" w:color="4A66AC" w:themeColor="accent1"/>
          <w:right w:val="nil"/>
          <w:insideH w:val="nil"/>
          <w:insideV w:val="nil"/>
          <w:tl2br w:val="nil"/>
          <w:tr2bl w:val="nil"/>
        </w:tcBorders>
      </w:tcPr>
    </w:tblStylePr>
    <w:tblStylePr w:type="lastRow">
      <w:rPr>
        <w:b/>
        <w:bCs/>
      </w:rPr>
      <w:tblPr/>
      <w:tcPr>
        <w:tcBorders>
          <w:top w:val="double" w:sz="2" w:space="0" w:color="90A1CF"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CellMar>
        <w:top w:w="29" w:type="dxa"/>
        <w:bottom w:w="29" w:type="dxa"/>
      </w:tblCellMar>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customStyle="1" w:styleId="Logo">
    <w:name w:val="Logo"/>
    <w:basedOn w:val="Normal"/>
    <w:uiPriority w:val="1"/>
    <w:qFormat/>
    <w:pPr>
      <w:spacing w:after="1440"/>
      <w:jc w:val="right"/>
    </w:pPr>
    <w:rPr>
      <w:noProof/>
      <w:color w:val="1B1D3D"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styleId="BalloonText">
    <w:name w:val="Balloon Text"/>
    <w:basedOn w:val="Normal"/>
    <w:link w:val="BalloonTextChar"/>
    <w:uiPriority w:val="99"/>
    <w:semiHidden/>
    <w:unhideWhenUsed/>
    <w:rsid w:val="002307A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07AD"/>
    <w:rPr>
      <w:rFonts w:ascii="Segoe UI" w:hAnsi="Segoe UI" w:cs="Segoe UI"/>
      <w:sz w:val="18"/>
      <w:szCs w:val="18"/>
    </w:rPr>
  </w:style>
  <w:style w:type="paragraph" w:styleId="TOC2">
    <w:name w:val="toc 2"/>
    <w:basedOn w:val="Normal"/>
    <w:next w:val="Normal"/>
    <w:autoRedefine/>
    <w:uiPriority w:val="39"/>
    <w:unhideWhenUsed/>
    <w:rsid w:val="00F6095C"/>
    <w:pPr>
      <w:spacing w:after="100"/>
      <w:ind w:left="220"/>
    </w:pPr>
  </w:style>
  <w:style w:type="paragraph" w:styleId="TOC1">
    <w:name w:val="toc 1"/>
    <w:basedOn w:val="Normal"/>
    <w:next w:val="Normal"/>
    <w:autoRedefine/>
    <w:uiPriority w:val="39"/>
    <w:unhideWhenUsed/>
    <w:rsid w:val="00F6095C"/>
    <w:pPr>
      <w:spacing w:after="100"/>
      <w:ind w:left="0"/>
    </w:pPr>
  </w:style>
  <w:style w:type="paragraph" w:styleId="TOC3">
    <w:name w:val="toc 3"/>
    <w:basedOn w:val="Normal"/>
    <w:next w:val="Normal"/>
    <w:autoRedefine/>
    <w:uiPriority w:val="39"/>
    <w:unhideWhenUsed/>
    <w:rsid w:val="00F6095C"/>
    <w:pPr>
      <w:spacing w:after="100"/>
      <w:ind w:left="440"/>
    </w:pPr>
  </w:style>
  <w:style w:type="character" w:styleId="Hyperlink">
    <w:name w:val="Hyperlink"/>
    <w:basedOn w:val="DefaultParagraphFont"/>
    <w:uiPriority w:val="99"/>
    <w:unhideWhenUsed/>
    <w:rsid w:val="00F6095C"/>
    <w:rPr>
      <w:color w:val="9454C3" w:themeColor="hyperlink"/>
      <w:u w:val="single"/>
    </w:rPr>
  </w:style>
  <w:style w:type="paragraph" w:styleId="EndnoteText">
    <w:name w:val="endnote text"/>
    <w:basedOn w:val="Normal"/>
    <w:link w:val="EndnoteTextChar"/>
    <w:uiPriority w:val="99"/>
    <w:semiHidden/>
    <w:unhideWhenUsed/>
    <w:rsid w:val="009427FF"/>
    <w:pPr>
      <w:spacing w:after="0"/>
    </w:pPr>
    <w:rPr>
      <w:sz w:val="20"/>
      <w:szCs w:val="20"/>
    </w:rPr>
  </w:style>
  <w:style w:type="character" w:customStyle="1" w:styleId="EndnoteTextChar">
    <w:name w:val="Endnote Text Char"/>
    <w:basedOn w:val="DefaultParagraphFont"/>
    <w:link w:val="EndnoteText"/>
    <w:uiPriority w:val="99"/>
    <w:semiHidden/>
    <w:rsid w:val="009427FF"/>
    <w:rPr>
      <w:sz w:val="20"/>
      <w:szCs w:val="20"/>
    </w:rPr>
  </w:style>
  <w:style w:type="character" w:styleId="EndnoteReference">
    <w:name w:val="endnote reference"/>
    <w:basedOn w:val="DefaultParagraphFont"/>
    <w:uiPriority w:val="99"/>
    <w:semiHidden/>
    <w:unhideWhenUsed/>
    <w:rsid w:val="009427FF"/>
    <w:rPr>
      <w:vertAlign w:val="superscript"/>
    </w:rPr>
  </w:style>
  <w:style w:type="paragraph" w:styleId="ListParagraph">
    <w:name w:val="List Paragraph"/>
    <w:basedOn w:val="Normal"/>
    <w:uiPriority w:val="34"/>
    <w:unhideWhenUsed/>
    <w:qFormat/>
    <w:rsid w:val="00C71F92"/>
    <w:pPr>
      <w:ind w:left="720"/>
      <w:contextualSpacing/>
    </w:pPr>
  </w:style>
  <w:style w:type="paragraph" w:customStyle="1" w:styleId="Rightalign">
    <w:name w:val="Right align"/>
    <w:basedOn w:val="Normal"/>
    <w:uiPriority w:val="1"/>
    <w:qFormat/>
    <w:rsid w:val="00F9203D"/>
    <w:pPr>
      <w:spacing w:before="120" w:after="0"/>
      <w:jc w:val="right"/>
    </w:pPr>
  </w:style>
  <w:style w:type="character" w:styleId="LineNumber">
    <w:name w:val="line number"/>
    <w:basedOn w:val="DefaultParagraphFont"/>
    <w:uiPriority w:val="99"/>
    <w:semiHidden/>
    <w:unhideWhenUsed/>
    <w:rsid w:val="00295F55"/>
  </w:style>
  <w:style w:type="character" w:styleId="CommentReference">
    <w:name w:val="annotation reference"/>
    <w:basedOn w:val="DefaultParagraphFont"/>
    <w:uiPriority w:val="99"/>
    <w:semiHidden/>
    <w:unhideWhenUsed/>
    <w:rsid w:val="00FD018F"/>
    <w:rPr>
      <w:sz w:val="16"/>
      <w:szCs w:val="16"/>
    </w:rPr>
  </w:style>
  <w:style w:type="paragraph" w:styleId="CommentText">
    <w:name w:val="annotation text"/>
    <w:basedOn w:val="Normal"/>
    <w:link w:val="CommentTextChar"/>
    <w:uiPriority w:val="99"/>
    <w:semiHidden/>
    <w:unhideWhenUsed/>
    <w:rsid w:val="00FD018F"/>
    <w:rPr>
      <w:sz w:val="20"/>
      <w:szCs w:val="20"/>
    </w:rPr>
  </w:style>
  <w:style w:type="character" w:customStyle="1" w:styleId="CommentTextChar">
    <w:name w:val="Comment Text Char"/>
    <w:basedOn w:val="DefaultParagraphFont"/>
    <w:link w:val="CommentText"/>
    <w:uiPriority w:val="99"/>
    <w:semiHidden/>
    <w:rsid w:val="00FD018F"/>
    <w:rPr>
      <w:sz w:val="20"/>
      <w:szCs w:val="20"/>
    </w:rPr>
  </w:style>
  <w:style w:type="paragraph" w:styleId="CommentSubject">
    <w:name w:val="annotation subject"/>
    <w:basedOn w:val="CommentText"/>
    <w:next w:val="CommentText"/>
    <w:link w:val="CommentSubjectChar"/>
    <w:uiPriority w:val="99"/>
    <w:semiHidden/>
    <w:unhideWhenUsed/>
    <w:rsid w:val="00FD018F"/>
    <w:rPr>
      <w:b/>
      <w:bCs/>
    </w:rPr>
  </w:style>
  <w:style w:type="character" w:customStyle="1" w:styleId="CommentSubjectChar">
    <w:name w:val="Comment Subject Char"/>
    <w:basedOn w:val="CommentTextChar"/>
    <w:link w:val="CommentSubject"/>
    <w:uiPriority w:val="99"/>
    <w:semiHidden/>
    <w:rsid w:val="00FD018F"/>
    <w:rPr>
      <w:b/>
      <w:bCs/>
      <w:sz w:val="20"/>
      <w:szCs w:val="20"/>
    </w:rPr>
  </w:style>
  <w:style w:type="table" w:customStyle="1" w:styleId="GridTable4-Accent31">
    <w:name w:val="Grid Table 4 - Accent 31"/>
    <w:basedOn w:val="TableNormal"/>
    <w:uiPriority w:val="49"/>
    <w:rsid w:val="00DE311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styleId="Signature">
    <w:name w:val="Signature"/>
    <w:basedOn w:val="Normal"/>
    <w:link w:val="SignatureChar"/>
    <w:uiPriority w:val="1"/>
    <w:qFormat/>
    <w:rsid w:val="00D84A8D"/>
    <w:pPr>
      <w:spacing w:before="120"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qFormat/>
    <w:rsid w:val="00D84A8D"/>
    <w:rPr>
      <w:kern w:val="0"/>
      <w:sz w:val="16"/>
      <w:szCs w:val="16"/>
      <w14:ligatures w14:val="none"/>
    </w:rPr>
  </w:style>
  <w:style w:type="paragraph" w:customStyle="1" w:styleId="Sign-off">
    <w:name w:val="Sign-off"/>
    <w:basedOn w:val="Normal"/>
    <w:uiPriority w:val="1"/>
    <w:qFormat/>
    <w:rsid w:val="00D84A8D"/>
    <w:pPr>
      <w:spacing w:before="120" w:after="0"/>
      <w:jc w:val="center"/>
    </w:pPr>
    <w:rPr>
      <w:sz w:val="20"/>
      <w:szCs w:val="20"/>
    </w:rPr>
  </w:style>
  <w:style w:type="table" w:customStyle="1" w:styleId="ListTable3-Accent21">
    <w:name w:val="List Table 3 - Accent 21"/>
    <w:basedOn w:val="TableNormal"/>
    <w:uiPriority w:val="48"/>
    <w:rsid w:val="00E423A5"/>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paragraph" w:customStyle="1" w:styleId="ItemListinTable">
    <w:name w:val="Item List in Table"/>
    <w:basedOn w:val="Normal"/>
    <w:rsid w:val="00670819"/>
    <w:pPr>
      <w:numPr>
        <w:numId w:val="35"/>
      </w:numPr>
      <w:tabs>
        <w:tab w:val="clear" w:pos="170"/>
        <w:tab w:val="left" w:pos="284"/>
      </w:tabs>
      <w:topLinePunct/>
      <w:adjustRightInd w:val="0"/>
      <w:snapToGrid w:val="0"/>
      <w:spacing w:before="80" w:after="80" w:line="240" w:lineRule="atLeast"/>
      <w:ind w:left="284" w:right="0" w:hanging="284"/>
    </w:pPr>
    <w:rPr>
      <w:rFonts w:ascii="Times New Roman" w:hAnsi="Times New Roman" w:cs="Arial"/>
      <w:kern w:val="0"/>
      <w:sz w:val="21"/>
      <w:szCs w:val="21"/>
      <w:lang w:eastAsia="zh-CN"/>
      <w14:ligatures w14:val="none"/>
    </w:rPr>
  </w:style>
  <w:style w:type="paragraph" w:customStyle="1" w:styleId="NotesTextinTable">
    <w:name w:val="Notes Text in Table"/>
    <w:rsid w:val="00670819"/>
    <w:pPr>
      <w:widowControl w:val="0"/>
      <w:adjustRightInd w:val="0"/>
      <w:snapToGrid w:val="0"/>
      <w:spacing w:before="40" w:after="80" w:line="240" w:lineRule="atLeast"/>
      <w:ind w:left="170"/>
    </w:pPr>
    <w:rPr>
      <w:rFonts w:ascii="Times New Roman" w:eastAsia="KaiTi_GB2312" w:hAnsi="Times New Roman" w:cs="Arial"/>
      <w:iCs/>
      <w:kern w:val="2"/>
      <w:sz w:val="18"/>
      <w:szCs w:val="18"/>
      <w:lang w:eastAsia="zh-CN"/>
      <w14:ligatures w14:val="none"/>
    </w:rPr>
  </w:style>
  <w:style w:type="paragraph" w:customStyle="1" w:styleId="NotesHeadinginTable">
    <w:name w:val="Notes Heading in Table"/>
    <w:next w:val="NotesTextinTable"/>
    <w:rsid w:val="00670819"/>
    <w:pPr>
      <w:keepNext/>
      <w:adjustRightInd w:val="0"/>
      <w:snapToGrid w:val="0"/>
      <w:spacing w:before="80" w:after="40" w:line="240" w:lineRule="atLeast"/>
    </w:pPr>
    <w:rPr>
      <w:rFonts w:ascii="Times New Roman" w:eastAsia="SimHei" w:hAnsi="Times New Roman" w:cs="Arial"/>
      <w:bCs/>
      <w:kern w:val="2"/>
      <w:sz w:val="18"/>
      <w:szCs w:val="18"/>
      <w:lang w:eastAsia="zh-CN"/>
      <w14:ligatures w14:val="none"/>
    </w:rPr>
  </w:style>
  <w:style w:type="character" w:customStyle="1" w:styleId="TableHeadingChar">
    <w:name w:val="Table Heading Char"/>
    <w:basedOn w:val="DefaultParagraphFont"/>
    <w:link w:val="TableHeading"/>
    <w:locked/>
    <w:rsid w:val="00670819"/>
    <w:rPr>
      <w:rFonts w:ascii="Book Antiqua" w:eastAsia="SimHei" w:hAnsi="Book Antiqua" w:cs="Book Antiqua"/>
      <w:bCs/>
      <w:sz w:val="21"/>
      <w:szCs w:val="21"/>
    </w:rPr>
  </w:style>
  <w:style w:type="paragraph" w:customStyle="1" w:styleId="TableHeading">
    <w:name w:val="Table Heading"/>
    <w:basedOn w:val="Normal"/>
    <w:link w:val="TableHeadingChar"/>
    <w:rsid w:val="00670819"/>
    <w:pPr>
      <w:keepNext/>
      <w:widowControl w:val="0"/>
      <w:topLinePunct/>
      <w:adjustRightInd w:val="0"/>
      <w:snapToGrid w:val="0"/>
      <w:spacing w:before="80" w:after="80" w:line="240" w:lineRule="atLeast"/>
      <w:ind w:left="0" w:right="0"/>
    </w:pPr>
    <w:rPr>
      <w:rFonts w:ascii="Book Antiqua" w:eastAsia="SimHei" w:hAnsi="Book Antiqua" w:cs="Book Antiqua"/>
      <w:bCs/>
      <w:sz w:val="21"/>
      <w:szCs w:val="21"/>
    </w:rPr>
  </w:style>
  <w:style w:type="character" w:customStyle="1" w:styleId="TableTextChar">
    <w:name w:val="Table Text Char"/>
    <w:aliases w:val="标题 9 Char,ft Char,ctc Char,Caption text (column-wide) Char,table Char,table left Char,tl Char,正文九级标题 Char,PIM 9 Char,huh Char,三级标题 Char,不用9 Char,Legal Level 1.1.1.1. Char,table title Char,标题 45 Char,heading 9 Char,HF Char,FH Char"/>
    <w:basedOn w:val="DefaultParagraphFont"/>
    <w:link w:val="TableText0"/>
    <w:locked/>
    <w:rsid w:val="00670819"/>
    <w:rPr>
      <w:rFonts w:ascii="Arial" w:hAnsi="Arial" w:cs="Arial"/>
      <w:sz w:val="21"/>
      <w:szCs w:val="21"/>
    </w:rPr>
  </w:style>
  <w:style w:type="paragraph" w:customStyle="1" w:styleId="TableText0">
    <w:name w:val="Table Text"/>
    <w:aliases w:val="Table Body Text,table Body Text,table text + Left:  0.05&quot;,Righ....,Righ..."/>
    <w:basedOn w:val="Normal"/>
    <w:link w:val="TableTextChar"/>
    <w:qFormat/>
    <w:rsid w:val="00670819"/>
    <w:pPr>
      <w:widowControl w:val="0"/>
      <w:topLinePunct/>
      <w:adjustRightInd w:val="0"/>
      <w:snapToGrid w:val="0"/>
      <w:spacing w:before="80" w:after="80" w:line="240" w:lineRule="atLeast"/>
      <w:ind w:left="0" w:right="0"/>
    </w:pPr>
    <w:rPr>
      <w:rFonts w:ascii="Arial" w:hAnsi="Arial" w:cs="Arial"/>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
    <w:lsdException w:name="footer" w:uiPriority="2"/>
    <w:lsdException w:name="caption" w:uiPriority="35" w:qFormat="1"/>
    <w:lsdException w:name="List" w:uiPriority="0"/>
    <w:lsdException w:name="List Bullet" w:uiPriority="1"/>
    <w:lsdException w:name="Title" w:semiHidden="0" w:uiPriority="1" w:unhideWhenUsed="0" w:qFormat="1"/>
    <w:lsdException w:name="Signature" w:uiPriority="1" w:qFormat="1"/>
    <w:lsdException w:name="Default Paragraph Font" w:uiPriority="1"/>
    <w:lsdException w:name="Subtitle" w:semiHidden="0" w:uiPriority="1" w:unhideWhenUsed="0" w:qFormat="1"/>
    <w:lsdException w:name="Strong" w:semiHidden="0" w:uiPriority="1" w:unhideWhenUsed="0" w:qFormat="1"/>
    <w:lsdException w:name="Emphasis" w:semiHidden="0" w:uiPriority="20" w:unhideWhenUsed="0"/>
    <w:lsdException w:name="Table Grid" w:semiHidden="0" w:uiPriority="3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4A66AC"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629DD1"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1E5E9F"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4A66AC"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629DD1"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1E5E9F"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629DD1"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629DD1"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374C80"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4A66A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66A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66A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66AC" w:themeColor="accent1"/>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CellMar>
        <w:top w:w="29" w:type="dxa"/>
        <w:bottom w:w="29" w:type="dxa"/>
      </w:tblCellMar>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insideV w:val="nil"/>
        </w:tcBorders>
        <w:shd w:val="clear" w:color="auto" w:fill="9D90A0" w:themeFill="accent6"/>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29" w:type="dxa"/>
        <w:bottom w:w="29"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29" w:type="dxa"/>
        <w:bottom w:w="29" w:type="dxa"/>
      </w:tblCellMar>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CellMar>
        <w:top w:w="29" w:type="dxa"/>
        <w:bottom w:w="29" w:type="dxa"/>
      </w:tblCellMar>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4A66AC" w:themeColor="accent1"/>
      </w:tblBorders>
      <w:tblCellMar>
        <w:top w:w="29" w:type="dxa"/>
        <w:bottom w:w="29" w:type="dxa"/>
      </w:tblCellMar>
    </w:tblPr>
    <w:tblStylePr w:type="firstRow">
      <w:rPr>
        <w:b w:val="0"/>
        <w:bCs/>
      </w:rPr>
      <w:tblPr/>
      <w:tcPr>
        <w:tcBorders>
          <w:top w:val="nil"/>
          <w:left w:val="nil"/>
          <w:bottom w:val="single" w:sz="12" w:space="0" w:color="4A66AC" w:themeColor="accent1"/>
          <w:right w:val="nil"/>
          <w:insideH w:val="nil"/>
          <w:insideV w:val="nil"/>
          <w:tl2br w:val="nil"/>
          <w:tr2bl w:val="nil"/>
        </w:tcBorders>
      </w:tcPr>
    </w:tblStylePr>
    <w:tblStylePr w:type="lastRow">
      <w:rPr>
        <w:b/>
        <w:bCs/>
      </w:rPr>
      <w:tblPr/>
      <w:tcPr>
        <w:tcBorders>
          <w:top w:val="double" w:sz="2" w:space="0" w:color="90A1CF"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CellMar>
        <w:top w:w="29" w:type="dxa"/>
        <w:bottom w:w="29" w:type="dxa"/>
      </w:tblCellMar>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customStyle="1" w:styleId="Logo">
    <w:name w:val="Logo"/>
    <w:basedOn w:val="Normal"/>
    <w:uiPriority w:val="1"/>
    <w:qFormat/>
    <w:pPr>
      <w:spacing w:after="1440"/>
      <w:jc w:val="right"/>
    </w:pPr>
    <w:rPr>
      <w:noProof/>
      <w:color w:val="1B1D3D"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styleId="BalloonText">
    <w:name w:val="Balloon Text"/>
    <w:basedOn w:val="Normal"/>
    <w:link w:val="BalloonTextChar"/>
    <w:uiPriority w:val="99"/>
    <w:semiHidden/>
    <w:unhideWhenUsed/>
    <w:rsid w:val="002307A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07AD"/>
    <w:rPr>
      <w:rFonts w:ascii="Segoe UI" w:hAnsi="Segoe UI" w:cs="Segoe UI"/>
      <w:sz w:val="18"/>
      <w:szCs w:val="18"/>
    </w:rPr>
  </w:style>
  <w:style w:type="paragraph" w:styleId="TOC2">
    <w:name w:val="toc 2"/>
    <w:basedOn w:val="Normal"/>
    <w:next w:val="Normal"/>
    <w:autoRedefine/>
    <w:uiPriority w:val="39"/>
    <w:unhideWhenUsed/>
    <w:rsid w:val="00F6095C"/>
    <w:pPr>
      <w:spacing w:after="100"/>
      <w:ind w:left="220"/>
    </w:pPr>
  </w:style>
  <w:style w:type="paragraph" w:styleId="TOC1">
    <w:name w:val="toc 1"/>
    <w:basedOn w:val="Normal"/>
    <w:next w:val="Normal"/>
    <w:autoRedefine/>
    <w:uiPriority w:val="39"/>
    <w:unhideWhenUsed/>
    <w:rsid w:val="00F6095C"/>
    <w:pPr>
      <w:spacing w:after="100"/>
      <w:ind w:left="0"/>
    </w:pPr>
  </w:style>
  <w:style w:type="paragraph" w:styleId="TOC3">
    <w:name w:val="toc 3"/>
    <w:basedOn w:val="Normal"/>
    <w:next w:val="Normal"/>
    <w:autoRedefine/>
    <w:uiPriority w:val="39"/>
    <w:unhideWhenUsed/>
    <w:rsid w:val="00F6095C"/>
    <w:pPr>
      <w:spacing w:after="100"/>
      <w:ind w:left="440"/>
    </w:pPr>
  </w:style>
  <w:style w:type="character" w:styleId="Hyperlink">
    <w:name w:val="Hyperlink"/>
    <w:basedOn w:val="DefaultParagraphFont"/>
    <w:uiPriority w:val="99"/>
    <w:unhideWhenUsed/>
    <w:rsid w:val="00F6095C"/>
    <w:rPr>
      <w:color w:val="9454C3" w:themeColor="hyperlink"/>
      <w:u w:val="single"/>
    </w:rPr>
  </w:style>
  <w:style w:type="paragraph" w:styleId="EndnoteText">
    <w:name w:val="endnote text"/>
    <w:basedOn w:val="Normal"/>
    <w:link w:val="EndnoteTextChar"/>
    <w:uiPriority w:val="99"/>
    <w:semiHidden/>
    <w:unhideWhenUsed/>
    <w:rsid w:val="009427FF"/>
    <w:pPr>
      <w:spacing w:after="0"/>
    </w:pPr>
    <w:rPr>
      <w:sz w:val="20"/>
      <w:szCs w:val="20"/>
    </w:rPr>
  </w:style>
  <w:style w:type="character" w:customStyle="1" w:styleId="EndnoteTextChar">
    <w:name w:val="Endnote Text Char"/>
    <w:basedOn w:val="DefaultParagraphFont"/>
    <w:link w:val="EndnoteText"/>
    <w:uiPriority w:val="99"/>
    <w:semiHidden/>
    <w:rsid w:val="009427FF"/>
    <w:rPr>
      <w:sz w:val="20"/>
      <w:szCs w:val="20"/>
    </w:rPr>
  </w:style>
  <w:style w:type="character" w:styleId="EndnoteReference">
    <w:name w:val="endnote reference"/>
    <w:basedOn w:val="DefaultParagraphFont"/>
    <w:uiPriority w:val="99"/>
    <w:semiHidden/>
    <w:unhideWhenUsed/>
    <w:rsid w:val="009427FF"/>
    <w:rPr>
      <w:vertAlign w:val="superscript"/>
    </w:rPr>
  </w:style>
  <w:style w:type="paragraph" w:styleId="ListParagraph">
    <w:name w:val="List Paragraph"/>
    <w:basedOn w:val="Normal"/>
    <w:uiPriority w:val="34"/>
    <w:unhideWhenUsed/>
    <w:qFormat/>
    <w:rsid w:val="00C71F92"/>
    <w:pPr>
      <w:ind w:left="720"/>
      <w:contextualSpacing/>
    </w:pPr>
  </w:style>
  <w:style w:type="paragraph" w:customStyle="1" w:styleId="Rightalign">
    <w:name w:val="Right align"/>
    <w:basedOn w:val="Normal"/>
    <w:uiPriority w:val="1"/>
    <w:qFormat/>
    <w:rsid w:val="00F9203D"/>
    <w:pPr>
      <w:spacing w:before="120" w:after="0"/>
      <w:jc w:val="right"/>
    </w:pPr>
  </w:style>
  <w:style w:type="character" w:styleId="LineNumber">
    <w:name w:val="line number"/>
    <w:basedOn w:val="DefaultParagraphFont"/>
    <w:uiPriority w:val="99"/>
    <w:semiHidden/>
    <w:unhideWhenUsed/>
    <w:rsid w:val="00295F55"/>
  </w:style>
  <w:style w:type="character" w:styleId="CommentReference">
    <w:name w:val="annotation reference"/>
    <w:basedOn w:val="DefaultParagraphFont"/>
    <w:uiPriority w:val="99"/>
    <w:semiHidden/>
    <w:unhideWhenUsed/>
    <w:rsid w:val="00FD018F"/>
    <w:rPr>
      <w:sz w:val="16"/>
      <w:szCs w:val="16"/>
    </w:rPr>
  </w:style>
  <w:style w:type="paragraph" w:styleId="CommentText">
    <w:name w:val="annotation text"/>
    <w:basedOn w:val="Normal"/>
    <w:link w:val="CommentTextChar"/>
    <w:uiPriority w:val="99"/>
    <w:semiHidden/>
    <w:unhideWhenUsed/>
    <w:rsid w:val="00FD018F"/>
    <w:rPr>
      <w:sz w:val="20"/>
      <w:szCs w:val="20"/>
    </w:rPr>
  </w:style>
  <w:style w:type="character" w:customStyle="1" w:styleId="CommentTextChar">
    <w:name w:val="Comment Text Char"/>
    <w:basedOn w:val="DefaultParagraphFont"/>
    <w:link w:val="CommentText"/>
    <w:uiPriority w:val="99"/>
    <w:semiHidden/>
    <w:rsid w:val="00FD018F"/>
    <w:rPr>
      <w:sz w:val="20"/>
      <w:szCs w:val="20"/>
    </w:rPr>
  </w:style>
  <w:style w:type="paragraph" w:styleId="CommentSubject">
    <w:name w:val="annotation subject"/>
    <w:basedOn w:val="CommentText"/>
    <w:next w:val="CommentText"/>
    <w:link w:val="CommentSubjectChar"/>
    <w:uiPriority w:val="99"/>
    <w:semiHidden/>
    <w:unhideWhenUsed/>
    <w:rsid w:val="00FD018F"/>
    <w:rPr>
      <w:b/>
      <w:bCs/>
    </w:rPr>
  </w:style>
  <w:style w:type="character" w:customStyle="1" w:styleId="CommentSubjectChar">
    <w:name w:val="Comment Subject Char"/>
    <w:basedOn w:val="CommentTextChar"/>
    <w:link w:val="CommentSubject"/>
    <w:uiPriority w:val="99"/>
    <w:semiHidden/>
    <w:rsid w:val="00FD018F"/>
    <w:rPr>
      <w:b/>
      <w:bCs/>
      <w:sz w:val="20"/>
      <w:szCs w:val="20"/>
    </w:rPr>
  </w:style>
  <w:style w:type="table" w:customStyle="1" w:styleId="GridTable4-Accent31">
    <w:name w:val="Grid Table 4 - Accent 31"/>
    <w:basedOn w:val="TableNormal"/>
    <w:uiPriority w:val="49"/>
    <w:rsid w:val="00DE311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styleId="Signature">
    <w:name w:val="Signature"/>
    <w:basedOn w:val="Normal"/>
    <w:link w:val="SignatureChar"/>
    <w:uiPriority w:val="1"/>
    <w:qFormat/>
    <w:rsid w:val="00D84A8D"/>
    <w:pPr>
      <w:spacing w:before="120"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qFormat/>
    <w:rsid w:val="00D84A8D"/>
    <w:rPr>
      <w:kern w:val="0"/>
      <w:sz w:val="16"/>
      <w:szCs w:val="16"/>
      <w14:ligatures w14:val="none"/>
    </w:rPr>
  </w:style>
  <w:style w:type="paragraph" w:customStyle="1" w:styleId="Sign-off">
    <w:name w:val="Sign-off"/>
    <w:basedOn w:val="Normal"/>
    <w:uiPriority w:val="1"/>
    <w:qFormat/>
    <w:rsid w:val="00D84A8D"/>
    <w:pPr>
      <w:spacing w:before="120" w:after="0"/>
      <w:jc w:val="center"/>
    </w:pPr>
    <w:rPr>
      <w:sz w:val="20"/>
      <w:szCs w:val="20"/>
    </w:rPr>
  </w:style>
  <w:style w:type="table" w:customStyle="1" w:styleId="ListTable3-Accent21">
    <w:name w:val="List Table 3 - Accent 21"/>
    <w:basedOn w:val="TableNormal"/>
    <w:uiPriority w:val="48"/>
    <w:rsid w:val="00E423A5"/>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paragraph" w:customStyle="1" w:styleId="ItemListinTable">
    <w:name w:val="Item List in Table"/>
    <w:basedOn w:val="Normal"/>
    <w:rsid w:val="00670819"/>
    <w:pPr>
      <w:numPr>
        <w:numId w:val="35"/>
      </w:numPr>
      <w:tabs>
        <w:tab w:val="clear" w:pos="170"/>
        <w:tab w:val="left" w:pos="284"/>
      </w:tabs>
      <w:topLinePunct/>
      <w:adjustRightInd w:val="0"/>
      <w:snapToGrid w:val="0"/>
      <w:spacing w:before="80" w:after="80" w:line="240" w:lineRule="atLeast"/>
      <w:ind w:left="284" w:right="0" w:hanging="284"/>
    </w:pPr>
    <w:rPr>
      <w:rFonts w:ascii="Times New Roman" w:hAnsi="Times New Roman" w:cs="Arial"/>
      <w:kern w:val="0"/>
      <w:sz w:val="21"/>
      <w:szCs w:val="21"/>
      <w:lang w:eastAsia="zh-CN"/>
      <w14:ligatures w14:val="none"/>
    </w:rPr>
  </w:style>
  <w:style w:type="paragraph" w:customStyle="1" w:styleId="NotesTextinTable">
    <w:name w:val="Notes Text in Table"/>
    <w:rsid w:val="00670819"/>
    <w:pPr>
      <w:widowControl w:val="0"/>
      <w:adjustRightInd w:val="0"/>
      <w:snapToGrid w:val="0"/>
      <w:spacing w:before="40" w:after="80" w:line="240" w:lineRule="atLeast"/>
      <w:ind w:left="170"/>
    </w:pPr>
    <w:rPr>
      <w:rFonts w:ascii="Times New Roman" w:eastAsia="KaiTi_GB2312" w:hAnsi="Times New Roman" w:cs="Arial"/>
      <w:iCs/>
      <w:kern w:val="2"/>
      <w:sz w:val="18"/>
      <w:szCs w:val="18"/>
      <w:lang w:eastAsia="zh-CN"/>
      <w14:ligatures w14:val="none"/>
    </w:rPr>
  </w:style>
  <w:style w:type="paragraph" w:customStyle="1" w:styleId="NotesHeadinginTable">
    <w:name w:val="Notes Heading in Table"/>
    <w:next w:val="NotesTextinTable"/>
    <w:rsid w:val="00670819"/>
    <w:pPr>
      <w:keepNext/>
      <w:adjustRightInd w:val="0"/>
      <w:snapToGrid w:val="0"/>
      <w:spacing w:before="80" w:after="40" w:line="240" w:lineRule="atLeast"/>
    </w:pPr>
    <w:rPr>
      <w:rFonts w:ascii="Times New Roman" w:eastAsia="SimHei" w:hAnsi="Times New Roman" w:cs="Arial"/>
      <w:bCs/>
      <w:kern w:val="2"/>
      <w:sz w:val="18"/>
      <w:szCs w:val="18"/>
      <w:lang w:eastAsia="zh-CN"/>
      <w14:ligatures w14:val="none"/>
    </w:rPr>
  </w:style>
  <w:style w:type="character" w:customStyle="1" w:styleId="TableHeadingChar">
    <w:name w:val="Table Heading Char"/>
    <w:basedOn w:val="DefaultParagraphFont"/>
    <w:link w:val="TableHeading"/>
    <w:locked/>
    <w:rsid w:val="00670819"/>
    <w:rPr>
      <w:rFonts w:ascii="Book Antiqua" w:eastAsia="SimHei" w:hAnsi="Book Antiqua" w:cs="Book Antiqua"/>
      <w:bCs/>
      <w:sz w:val="21"/>
      <w:szCs w:val="21"/>
    </w:rPr>
  </w:style>
  <w:style w:type="paragraph" w:customStyle="1" w:styleId="TableHeading">
    <w:name w:val="Table Heading"/>
    <w:basedOn w:val="Normal"/>
    <w:link w:val="TableHeadingChar"/>
    <w:rsid w:val="00670819"/>
    <w:pPr>
      <w:keepNext/>
      <w:widowControl w:val="0"/>
      <w:topLinePunct/>
      <w:adjustRightInd w:val="0"/>
      <w:snapToGrid w:val="0"/>
      <w:spacing w:before="80" w:after="80" w:line="240" w:lineRule="atLeast"/>
      <w:ind w:left="0" w:right="0"/>
    </w:pPr>
    <w:rPr>
      <w:rFonts w:ascii="Book Antiqua" w:eastAsia="SimHei" w:hAnsi="Book Antiqua" w:cs="Book Antiqua"/>
      <w:bCs/>
      <w:sz w:val="21"/>
      <w:szCs w:val="21"/>
    </w:rPr>
  </w:style>
  <w:style w:type="character" w:customStyle="1" w:styleId="TableTextChar">
    <w:name w:val="Table Text Char"/>
    <w:aliases w:val="标题 9 Char,ft Char,ctc Char,Caption text (column-wide) Char,table Char,table left Char,tl Char,正文九级标题 Char,PIM 9 Char,huh Char,三级标题 Char,不用9 Char,Legal Level 1.1.1.1. Char,table title Char,标题 45 Char,heading 9 Char,HF Char,FH Char"/>
    <w:basedOn w:val="DefaultParagraphFont"/>
    <w:link w:val="TableText0"/>
    <w:locked/>
    <w:rsid w:val="00670819"/>
    <w:rPr>
      <w:rFonts w:ascii="Arial" w:hAnsi="Arial" w:cs="Arial"/>
      <w:sz w:val="21"/>
      <w:szCs w:val="21"/>
    </w:rPr>
  </w:style>
  <w:style w:type="paragraph" w:customStyle="1" w:styleId="TableText0">
    <w:name w:val="Table Text"/>
    <w:aliases w:val="Table Body Text,table Body Text,table text + Left:  0.05&quot;,Righ....,Righ..."/>
    <w:basedOn w:val="Normal"/>
    <w:link w:val="TableTextChar"/>
    <w:qFormat/>
    <w:rsid w:val="00670819"/>
    <w:pPr>
      <w:widowControl w:val="0"/>
      <w:topLinePunct/>
      <w:adjustRightInd w:val="0"/>
      <w:snapToGrid w:val="0"/>
      <w:spacing w:before="80" w:after="80" w:line="240" w:lineRule="atLeast"/>
      <w:ind w:left="0" w:right="0"/>
    </w:pPr>
    <w:rPr>
      <w:rFonts w:ascii="Arial" w:hAnsi="Arial" w:cs="Arial"/>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05652">
      <w:bodyDiv w:val="1"/>
      <w:marLeft w:val="0"/>
      <w:marRight w:val="0"/>
      <w:marTop w:val="0"/>
      <w:marBottom w:val="0"/>
      <w:divBdr>
        <w:top w:val="none" w:sz="0" w:space="0" w:color="auto"/>
        <w:left w:val="none" w:sz="0" w:space="0" w:color="auto"/>
        <w:bottom w:val="none" w:sz="0" w:space="0" w:color="auto"/>
        <w:right w:val="none" w:sz="0" w:space="0" w:color="auto"/>
      </w:divBdr>
    </w:div>
    <w:div w:id="301469721">
      <w:bodyDiv w:val="1"/>
      <w:marLeft w:val="0"/>
      <w:marRight w:val="0"/>
      <w:marTop w:val="0"/>
      <w:marBottom w:val="0"/>
      <w:divBdr>
        <w:top w:val="none" w:sz="0" w:space="0" w:color="auto"/>
        <w:left w:val="none" w:sz="0" w:space="0" w:color="auto"/>
        <w:bottom w:val="none" w:sz="0" w:space="0" w:color="auto"/>
        <w:right w:val="none" w:sz="0" w:space="0" w:color="auto"/>
      </w:divBdr>
    </w:div>
    <w:div w:id="387997439">
      <w:bodyDiv w:val="1"/>
      <w:marLeft w:val="0"/>
      <w:marRight w:val="0"/>
      <w:marTop w:val="0"/>
      <w:marBottom w:val="0"/>
      <w:divBdr>
        <w:top w:val="none" w:sz="0" w:space="0" w:color="auto"/>
        <w:left w:val="none" w:sz="0" w:space="0" w:color="auto"/>
        <w:bottom w:val="none" w:sz="0" w:space="0" w:color="auto"/>
        <w:right w:val="none" w:sz="0" w:space="0" w:color="auto"/>
      </w:divBdr>
    </w:div>
    <w:div w:id="671495980">
      <w:bodyDiv w:val="1"/>
      <w:marLeft w:val="0"/>
      <w:marRight w:val="0"/>
      <w:marTop w:val="0"/>
      <w:marBottom w:val="0"/>
      <w:divBdr>
        <w:top w:val="none" w:sz="0" w:space="0" w:color="auto"/>
        <w:left w:val="none" w:sz="0" w:space="0" w:color="auto"/>
        <w:bottom w:val="none" w:sz="0" w:space="0" w:color="auto"/>
        <w:right w:val="none" w:sz="0" w:space="0" w:color="auto"/>
      </w:divBdr>
    </w:div>
    <w:div w:id="674649990">
      <w:bodyDiv w:val="1"/>
      <w:marLeft w:val="0"/>
      <w:marRight w:val="0"/>
      <w:marTop w:val="0"/>
      <w:marBottom w:val="0"/>
      <w:divBdr>
        <w:top w:val="none" w:sz="0" w:space="0" w:color="auto"/>
        <w:left w:val="none" w:sz="0" w:space="0" w:color="auto"/>
        <w:bottom w:val="none" w:sz="0" w:space="0" w:color="auto"/>
        <w:right w:val="none" w:sz="0" w:space="0" w:color="auto"/>
      </w:divBdr>
    </w:div>
    <w:div w:id="751506636">
      <w:bodyDiv w:val="1"/>
      <w:marLeft w:val="0"/>
      <w:marRight w:val="0"/>
      <w:marTop w:val="0"/>
      <w:marBottom w:val="0"/>
      <w:divBdr>
        <w:top w:val="none" w:sz="0" w:space="0" w:color="auto"/>
        <w:left w:val="none" w:sz="0" w:space="0" w:color="auto"/>
        <w:bottom w:val="none" w:sz="0" w:space="0" w:color="auto"/>
        <w:right w:val="none" w:sz="0" w:space="0" w:color="auto"/>
      </w:divBdr>
    </w:div>
    <w:div w:id="792092134">
      <w:bodyDiv w:val="1"/>
      <w:marLeft w:val="0"/>
      <w:marRight w:val="0"/>
      <w:marTop w:val="0"/>
      <w:marBottom w:val="0"/>
      <w:divBdr>
        <w:top w:val="none" w:sz="0" w:space="0" w:color="auto"/>
        <w:left w:val="none" w:sz="0" w:space="0" w:color="auto"/>
        <w:bottom w:val="none" w:sz="0" w:space="0" w:color="auto"/>
        <w:right w:val="none" w:sz="0" w:space="0" w:color="auto"/>
      </w:divBdr>
    </w:div>
    <w:div w:id="793136950">
      <w:bodyDiv w:val="1"/>
      <w:marLeft w:val="0"/>
      <w:marRight w:val="0"/>
      <w:marTop w:val="0"/>
      <w:marBottom w:val="0"/>
      <w:divBdr>
        <w:top w:val="none" w:sz="0" w:space="0" w:color="auto"/>
        <w:left w:val="none" w:sz="0" w:space="0" w:color="auto"/>
        <w:bottom w:val="none" w:sz="0" w:space="0" w:color="auto"/>
        <w:right w:val="none" w:sz="0" w:space="0" w:color="auto"/>
      </w:divBdr>
    </w:div>
    <w:div w:id="1000625277">
      <w:bodyDiv w:val="1"/>
      <w:marLeft w:val="0"/>
      <w:marRight w:val="0"/>
      <w:marTop w:val="0"/>
      <w:marBottom w:val="0"/>
      <w:divBdr>
        <w:top w:val="none" w:sz="0" w:space="0" w:color="auto"/>
        <w:left w:val="none" w:sz="0" w:space="0" w:color="auto"/>
        <w:bottom w:val="none" w:sz="0" w:space="0" w:color="auto"/>
        <w:right w:val="none" w:sz="0" w:space="0" w:color="auto"/>
      </w:divBdr>
    </w:div>
    <w:div w:id="1033699415">
      <w:bodyDiv w:val="1"/>
      <w:marLeft w:val="0"/>
      <w:marRight w:val="0"/>
      <w:marTop w:val="0"/>
      <w:marBottom w:val="0"/>
      <w:divBdr>
        <w:top w:val="none" w:sz="0" w:space="0" w:color="auto"/>
        <w:left w:val="none" w:sz="0" w:space="0" w:color="auto"/>
        <w:bottom w:val="none" w:sz="0" w:space="0" w:color="auto"/>
        <w:right w:val="none" w:sz="0" w:space="0" w:color="auto"/>
      </w:divBdr>
    </w:div>
    <w:div w:id="1088231895">
      <w:bodyDiv w:val="1"/>
      <w:marLeft w:val="0"/>
      <w:marRight w:val="0"/>
      <w:marTop w:val="0"/>
      <w:marBottom w:val="0"/>
      <w:divBdr>
        <w:top w:val="none" w:sz="0" w:space="0" w:color="auto"/>
        <w:left w:val="none" w:sz="0" w:space="0" w:color="auto"/>
        <w:bottom w:val="none" w:sz="0" w:space="0" w:color="auto"/>
        <w:right w:val="none" w:sz="0" w:space="0" w:color="auto"/>
      </w:divBdr>
    </w:div>
    <w:div w:id="1090353198">
      <w:bodyDiv w:val="1"/>
      <w:marLeft w:val="0"/>
      <w:marRight w:val="0"/>
      <w:marTop w:val="0"/>
      <w:marBottom w:val="0"/>
      <w:divBdr>
        <w:top w:val="none" w:sz="0" w:space="0" w:color="auto"/>
        <w:left w:val="none" w:sz="0" w:space="0" w:color="auto"/>
        <w:bottom w:val="none" w:sz="0" w:space="0" w:color="auto"/>
        <w:right w:val="none" w:sz="0" w:space="0" w:color="auto"/>
      </w:divBdr>
    </w:div>
    <w:div w:id="1130633128">
      <w:bodyDiv w:val="1"/>
      <w:marLeft w:val="0"/>
      <w:marRight w:val="0"/>
      <w:marTop w:val="0"/>
      <w:marBottom w:val="0"/>
      <w:divBdr>
        <w:top w:val="none" w:sz="0" w:space="0" w:color="auto"/>
        <w:left w:val="none" w:sz="0" w:space="0" w:color="auto"/>
        <w:bottom w:val="none" w:sz="0" w:space="0" w:color="auto"/>
        <w:right w:val="none" w:sz="0" w:space="0" w:color="auto"/>
      </w:divBdr>
    </w:div>
    <w:div w:id="1756051270">
      <w:bodyDiv w:val="1"/>
      <w:marLeft w:val="0"/>
      <w:marRight w:val="0"/>
      <w:marTop w:val="0"/>
      <w:marBottom w:val="0"/>
      <w:divBdr>
        <w:top w:val="none" w:sz="0" w:space="0" w:color="auto"/>
        <w:left w:val="none" w:sz="0" w:space="0" w:color="auto"/>
        <w:bottom w:val="none" w:sz="0" w:space="0" w:color="auto"/>
        <w:right w:val="none" w:sz="0" w:space="0" w:color="auto"/>
      </w:divBdr>
    </w:div>
    <w:div w:id="1781993793">
      <w:bodyDiv w:val="1"/>
      <w:marLeft w:val="0"/>
      <w:marRight w:val="0"/>
      <w:marTop w:val="0"/>
      <w:marBottom w:val="0"/>
      <w:divBdr>
        <w:top w:val="none" w:sz="0" w:space="0" w:color="auto"/>
        <w:left w:val="none" w:sz="0" w:space="0" w:color="auto"/>
        <w:bottom w:val="none" w:sz="0" w:space="0" w:color="auto"/>
        <w:right w:val="none" w:sz="0" w:space="0" w:color="auto"/>
      </w:divBdr>
    </w:div>
    <w:div w:id="1919241991">
      <w:bodyDiv w:val="1"/>
      <w:marLeft w:val="0"/>
      <w:marRight w:val="0"/>
      <w:marTop w:val="0"/>
      <w:marBottom w:val="0"/>
      <w:divBdr>
        <w:top w:val="none" w:sz="0" w:space="0" w:color="auto"/>
        <w:left w:val="none" w:sz="0" w:space="0" w:color="auto"/>
        <w:bottom w:val="none" w:sz="0" w:space="0" w:color="auto"/>
        <w:right w:val="none" w:sz="0" w:space="0" w:color="auto"/>
      </w:divBdr>
    </w:div>
    <w:div w:id="2031301424">
      <w:bodyDiv w:val="1"/>
      <w:marLeft w:val="0"/>
      <w:marRight w:val="0"/>
      <w:marTop w:val="0"/>
      <w:marBottom w:val="0"/>
      <w:divBdr>
        <w:top w:val="none" w:sz="0" w:space="0" w:color="auto"/>
        <w:left w:val="none" w:sz="0" w:space="0" w:color="auto"/>
        <w:bottom w:val="none" w:sz="0" w:space="0" w:color="auto"/>
        <w:right w:val="none" w:sz="0" w:space="0" w:color="auto"/>
      </w:divBdr>
    </w:div>
    <w:div w:id="2040424259">
      <w:bodyDiv w:val="1"/>
      <w:marLeft w:val="0"/>
      <w:marRight w:val="0"/>
      <w:marTop w:val="0"/>
      <w:marBottom w:val="0"/>
      <w:divBdr>
        <w:top w:val="none" w:sz="0" w:space="0" w:color="auto"/>
        <w:left w:val="none" w:sz="0" w:space="0" w:color="auto"/>
        <w:bottom w:val="none" w:sz="0" w:space="0" w:color="auto"/>
        <w:right w:val="none" w:sz="0" w:space="0" w:color="auto"/>
      </w:divBdr>
    </w:div>
    <w:div w:id="213713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g"/><Relationship Id="rId18" Type="http://schemas.openxmlformats.org/officeDocument/2006/relationships/fontTable" Target="fontTable.xml"/><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Word_Document1.docx"/><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2.emf"/><Relationship Id="rId10" Type="http://schemas.openxmlformats.org/officeDocument/2006/relationships/webSettings" Target="webSetting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et\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Project communication pla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2019-01-15T00:00:00</PublishDate>
  <Abstract/>
  <CompanyAddress>Suite 18-02, Level 18, GTower 199 Jalan Tun Razak, 50400, Kuala Lumpur, Malaysia</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A9D96F9FE460148B1A4AC91A6D4FCBA" ma:contentTypeVersion="" ma:contentTypeDescription="Create a new document." ma:contentTypeScope="" ma:versionID="8e8bdfa464e39a9e048a1778a31083c6">
  <xsd:schema xmlns:xsd="http://www.w3.org/2001/XMLSchema" xmlns:xs="http://www.w3.org/2001/XMLSchema" xmlns:p="http://schemas.microsoft.com/office/2006/metadata/properties" targetNamespace="http://schemas.microsoft.com/office/2006/metadata/properties" ma:root="true" ma:fieldsID="b2384c6cc0088fcedbaf6edaf557de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B3AFCB-2897-410F-B4AB-8EC11502AE90}">
  <ds:schemaRefs>
    <ds:schemaRef ds:uri="http://schemas.microsoft.com/sharepoint/v3/contenttype/forms"/>
  </ds:schemaRefs>
</ds:datastoreItem>
</file>

<file path=customXml/itemProps3.xml><?xml version="1.0" encoding="utf-8"?>
<ds:datastoreItem xmlns:ds="http://schemas.openxmlformats.org/officeDocument/2006/customXml" ds:itemID="{63B406A5-D8A6-4309-9D31-AFD301DC14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EBAEBBC-781E-4720-AF89-70020DF82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05C5339-35B7-44B9-84EF-69B590EF1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20</TotalTime>
  <Pages>15</Pages>
  <Words>2687</Words>
  <Characters>15320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Technical Solution Document</vt:lpstr>
    </vt:vector>
  </TitlesOfParts>
  <Company>TIMwe Asia Pacific Sdn Bhd</Company>
  <LinksUpToDate>false</LinksUpToDate>
  <CharactersWithSpaces>17972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Solution Document</dc:title>
  <dc:subject>Sales &amp; Distribution System MOBII</dc:subject>
  <dc:creator>Romet Roosalu</dc:creator>
  <cp:keywords/>
  <cp:lastModifiedBy>Arun S P</cp:lastModifiedBy>
  <cp:revision>5</cp:revision>
  <cp:lastPrinted>2018-02-05T10:56:00Z</cp:lastPrinted>
  <dcterms:created xsi:type="dcterms:W3CDTF">2019-04-16T09:26:00Z</dcterms:created>
  <dcterms:modified xsi:type="dcterms:W3CDTF">2019-04-22T08:10:00Z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y fmtid="{D5CDD505-2E9C-101B-9397-08002B2CF9AE}" pid="3" name="ContentTypeId">
    <vt:lpwstr>0x0101001A9D96F9FE460148B1A4AC91A6D4FCBA</vt:lpwstr>
  </property>
</Properties>
</file>