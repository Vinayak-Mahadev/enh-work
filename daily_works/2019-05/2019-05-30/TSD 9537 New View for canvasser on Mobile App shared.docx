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en-GB"/>
        </w:rPr>
        <w:id w:val="-1410150343"/>
        <w:docPartObj>
          <w:docPartGallery w:val="Cover Pages"/>
          <w:docPartUnique/>
        </w:docPartObj>
      </w:sdtPr>
      <w:sdtEndPr>
        <w:rPr>
          <w:noProof/>
          <w:color w:val="242852" w:themeColor="text2"/>
          <w:sz w:val="32"/>
          <w:szCs w:val="32"/>
        </w:rPr>
      </w:sdtEndPr>
      <w:sdtContent>
        <w:p w14:paraId="64C1214D" w14:textId="2A1F92F7" w:rsidR="003004E5" w:rsidRPr="00BD5B1E" w:rsidRDefault="001C6F4A" w:rsidP="009648CB">
          <w:pPr>
            <w:rPr>
              <w:lang w:val="en-GB"/>
            </w:rPr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8244" behindDoc="0" locked="0" layoutInCell="1" allowOverlap="1" wp14:anchorId="1855D165" wp14:editId="652EC01E">
                <wp:simplePos x="0" y="0"/>
                <wp:positionH relativeFrom="column">
                  <wp:posOffset>57150</wp:posOffset>
                </wp:positionH>
                <wp:positionV relativeFrom="paragraph">
                  <wp:posOffset>-351790</wp:posOffset>
                </wp:positionV>
                <wp:extent cx="2000250" cy="337820"/>
                <wp:effectExtent l="0" t="0" r="0" b="508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placeholder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0" cy="337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602774E4" w14:textId="77777777" w:rsidR="003004E5" w:rsidRPr="00BD5B1E" w:rsidRDefault="003004E5" w:rsidP="009648CB">
          <w:pPr>
            <w:rPr>
              <w:lang w:val="en-GB"/>
            </w:rPr>
          </w:pPr>
        </w:p>
        <w:p w14:paraId="77271FCD" w14:textId="622BCA66" w:rsidR="00034660" w:rsidRDefault="001C6F4A" w:rsidP="00034660">
          <w:pPr>
            <w:spacing w:after="0"/>
            <w:jc w:val="both"/>
            <w:rPr>
              <w:lang w:val="en-GB"/>
            </w:rPr>
          </w:pPr>
          <w:r w:rsidRPr="001C6F4A">
            <w:rPr>
              <w:lang w:val="en-GB"/>
            </w:rPr>
            <w:t xml:space="preserve">The information in this document is confidential and meant to be used only by the intended or authorized </w:t>
          </w:r>
          <w:proofErr w:type="gramStart"/>
          <w:r w:rsidRPr="001C6F4A">
            <w:rPr>
              <w:lang w:val="en-GB"/>
            </w:rPr>
            <w:t>owner,</w:t>
          </w:r>
          <w:proofErr w:type="gramEnd"/>
          <w:r w:rsidRPr="001C6F4A">
            <w:rPr>
              <w:lang w:val="en-GB"/>
            </w:rPr>
            <w:t xml:space="preserve"> it contains confidential, proprietary or legally privileged information. No confidentiality or privilege is waived or lost by any miss-transmission. If you receive this document in error, please immediately delete it and all copies of it, destroy any </w:t>
          </w:r>
          <w:r w:rsidR="00034660">
            <w:rPr>
              <w:lang w:val="en-GB"/>
            </w:rPr>
            <w:t>hard copies of it and notify the</w:t>
          </w:r>
          <w:r w:rsidR="00034660">
            <w:rPr>
              <w:lang w:val="en-GB"/>
            </w:rPr>
            <w:br/>
            <w:t xml:space="preserve">TIMWE Asia Pacific </w:t>
          </w:r>
          <w:proofErr w:type="spellStart"/>
          <w:r w:rsidR="00034660">
            <w:rPr>
              <w:lang w:val="en-GB"/>
            </w:rPr>
            <w:t>Sdn</w:t>
          </w:r>
          <w:proofErr w:type="spellEnd"/>
          <w:r w:rsidR="00034660">
            <w:rPr>
              <w:lang w:val="en-GB"/>
            </w:rPr>
            <w:t xml:space="preserve"> Bhd</w:t>
          </w:r>
          <w:r w:rsidRPr="001C6F4A">
            <w:rPr>
              <w:lang w:val="en-GB"/>
            </w:rPr>
            <w:t>. You must not, directly, use, disclose, distribute, print, or copy any part of this message if you are not the intended or authorized owner.</w:t>
          </w:r>
        </w:p>
        <w:p w14:paraId="6ACF7F66" w14:textId="6D80897B" w:rsidR="00B53EA1" w:rsidRPr="00BD5B1E" w:rsidRDefault="009E31A1" w:rsidP="00034660">
          <w:pPr>
            <w:spacing w:after="0"/>
            <w:jc w:val="both"/>
            <w:rPr>
              <w:noProof/>
              <w:color w:val="242852" w:themeColor="text2"/>
              <w:sz w:val="32"/>
              <w:szCs w:val="40"/>
              <w:lang w:val="en-GB"/>
            </w:rPr>
          </w:pPr>
          <w:r w:rsidRPr="00BD5B1E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242" behindDoc="0" locked="1" layoutInCell="1" allowOverlap="1" wp14:anchorId="4BBC301E" wp14:editId="0D8EBE5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817880"/>
                    <wp:effectExtent l="0" t="0" r="0" b="1270"/>
                    <wp:wrapSquare wrapText="bothSides"/>
                    <wp:docPr id="35" name="Text Box 35" descr="Presenter, company name and addres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8179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BA2D7C" w14:textId="77777777" w:rsidR="00653E09" w:rsidRDefault="00653E09">
                                <w:pPr>
                                  <w:pStyle w:val="Subtitle"/>
                                </w:pPr>
                                <w:r>
                                  <w:t xml:space="preserve">Presented by: </w:t>
                                </w:r>
                              </w:p>
                              <w:p w14:paraId="536FE2B6" w14:textId="77777777" w:rsidR="00653E09" w:rsidRDefault="009B257C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7337361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53E09" w:rsidRPr="009C74AD">
                                      <w:t>TIMwe Asia Pacific Sdn Bhd</w:t>
                                    </w:r>
                                  </w:sdtContent>
                                </w:sdt>
                              </w:p>
                              <w:p w14:paraId="065932EB" w14:textId="77777777" w:rsidR="00653E09" w:rsidRDefault="009B257C" w:rsidP="009C74A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Company Address"/>
                                    <w:tag w:val=""/>
                                    <w:id w:val="-151521966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53E09">
                                      <w:t>Suite 18-02, Level 18, GTower 199 Jalan Tun Razak, 50400, Kuala Lumpur, Malaysia</w:t>
                                    </w:r>
                                  </w:sdtContent>
                                </w:sdt>
                                <w:r w:rsidR="00653E09"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alt="Presenter, company name and address" style="position:absolute;left:0;text-align:left;margin-left:401.8pt;margin-top:0;width:453pt;height:64.4pt;z-index:251658242;visibility:visible;mso-wrap-style:square;mso-width-percent:471;mso-height-percent:0;mso-top-percent:837;mso-wrap-distance-left:9pt;mso-wrap-distance-top:0;mso-wrap-distance-right:9pt;mso-wrap-distance-bottom:0;mso-position-horizontal:right;mso-position-horizontal-relative:margin;mso-position-vertical-relative:page;mso-width-percent:471;mso-height-percent: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" filled="f" stroked="f" strokeweight=".5pt">
                    <v:textbox inset="0,0,0,0">
                      <w:txbxContent>
                        <w:p w14:paraId="7ABA2D7C" w14:textId="77777777" w:rsidR="00653E09" w:rsidRDefault="00653E09">
                          <w:pPr>
                            <w:pStyle w:val="Subtitle"/>
                          </w:pPr>
                          <w:r>
                            <w:t xml:space="preserve">Presented by: </w:t>
                          </w:r>
                        </w:p>
                        <w:p w14:paraId="536FE2B6" w14:textId="77777777" w:rsidR="00653E09" w:rsidRDefault="00653E09">
                          <w:pPr>
                            <w:pStyle w:val="Contactinfo"/>
                          </w:pPr>
                          <w:sdt>
                            <w:sdtPr>
                              <w:alias w:val="Company"/>
                              <w:tag w:val=""/>
                              <w:id w:val="7337361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9C74AD">
                                <w:t>TIMwe Asia Pacific Sdn Bhd</w:t>
                              </w:r>
                            </w:sdtContent>
                          </w:sdt>
                        </w:p>
                        <w:p w14:paraId="065932EB" w14:textId="77777777" w:rsidR="00653E09" w:rsidRDefault="00653E09" w:rsidP="009C74AD">
                          <w:pPr>
                            <w:pStyle w:val="Contactinfo"/>
                          </w:pPr>
                          <w:sdt>
                            <w:sdtPr>
                              <w:alias w:val="Company Address"/>
                              <w:tag w:val=""/>
                              <w:id w:val="-151521966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t>Suite 18-02, Level 18, GTower 199 Jalan Tun Razak, 50400, Kuala Lumpur, Malaysia</w:t>
                              </w:r>
                            </w:sdtContent>
                          </w:sdt>
                          <w:r>
                            <w:t xml:space="preserve"> 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Pr="00BD5B1E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241" behindDoc="0" locked="1" layoutInCell="1" allowOverlap="1" wp14:anchorId="38283E4F" wp14:editId="7AEB3377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4577680</wp:posOffset>
                    </wp:positionV>
                    <wp:extent cx="5522976" cy="525780"/>
                    <wp:effectExtent l="0" t="0" r="1905" b="6350"/>
                    <wp:wrapSquare wrapText="bothSides"/>
                    <wp:docPr id="37" name="Text Box 37" descr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2976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9D0D84" w14:textId="48E5B7AE" w:rsidR="00653E09" w:rsidRDefault="00653E09">
                                <w:pPr>
                                  <w:pStyle w:val="Logo"/>
                                </w:pPr>
                                <w:r>
                                  <w:br/>
                                </w:r>
                              </w:p>
                              <w:sdt>
                                <w:sdtPr>
                                  <w:rPr>
                                    <w:lang w:val="en-MY"/>
                                  </w:rPr>
                                  <w:alias w:val="Title"/>
                                  <w:tag w:val=""/>
                                  <w:id w:val="-136474728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61C5254" w14:textId="40738558" w:rsidR="00653E09" w:rsidRDefault="00653E09">
                                    <w:pPr>
                                      <w:pStyle w:val="Title"/>
                                    </w:pPr>
                                    <w:r>
                                      <w:rPr>
                                        <w:lang w:val="en-MY"/>
                                      </w:rPr>
                                      <w:t>Technical Solution Document</w:t>
                                    </w:r>
                                  </w:p>
                                </w:sdtContent>
                              </w:sdt>
                              <w:p w14:paraId="778F1E07" w14:textId="280EC642" w:rsidR="00653E09" w:rsidRDefault="00653E09" w:rsidP="00617BEA">
                                <w:pPr>
                                  <w:pStyle w:val="Subtitle"/>
                                </w:pPr>
                                <w:r>
                                  <w:t xml:space="preserve">9537 </w:t>
                                </w:r>
                                <w:r w:rsidRPr="00617BEA">
                                  <w:t>New view for Canvasser in Mobile App Previous</w:t>
                                </w:r>
                                <w:r>
                                  <w:t xml:space="preserve"> </w:t>
                                </w:r>
                                <w:r w:rsidRPr="00617BEA">
                                  <w:t>Current Month</w:t>
                                </w:r>
                                <w:r>
                                  <w:t xml:space="preserve"> </w:t>
                                </w:r>
                                <w:r w:rsidRPr="00617BEA">
                                  <w:t>Week; Sell-IN Starter Pack Qty; Sell-IN Balance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7" o:spid="_x0000_s1027" type="#_x0000_t202" alt="Title and subtitle" style="position:absolute;left:0;text-align:left;margin-left:383.7pt;margin-top:360.45pt;width:434.9pt;height:41.4pt;z-index:251658241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" filled="f" stroked="f" strokeweight=".5pt">
                    <v:textbox inset="0,0,0,0">
                      <w:txbxContent>
                        <w:p w14:paraId="3A9D0D84" w14:textId="48E5B7AE" w:rsidR="00653E09" w:rsidRDefault="00653E09">
                          <w:pPr>
                            <w:pStyle w:val="Logo"/>
                          </w:pPr>
                          <w:r>
                            <w:br/>
                          </w:r>
                        </w:p>
                        <w:sdt>
                          <w:sdtPr>
                            <w:rPr>
                              <w:lang w:val="en-MY"/>
                            </w:rPr>
                            <w:alias w:val="Title"/>
                            <w:tag w:val=""/>
                            <w:id w:val="-13647472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61C5254" w14:textId="40738558" w:rsidR="00653E09" w:rsidRDefault="00653E09">
                              <w:pPr>
                                <w:pStyle w:val="Title"/>
                              </w:pPr>
                              <w:r>
                                <w:rPr>
                                  <w:lang w:val="en-MY"/>
                                </w:rPr>
                                <w:t>Technical Solution Document</w:t>
                              </w:r>
                            </w:p>
                          </w:sdtContent>
                        </w:sdt>
                        <w:p w14:paraId="778F1E07" w14:textId="280EC642" w:rsidR="00653E09" w:rsidRDefault="00653E09" w:rsidP="00617BEA">
                          <w:pPr>
                            <w:pStyle w:val="Subtitle"/>
                          </w:pPr>
                          <w:r>
                            <w:t xml:space="preserve">9537 </w:t>
                          </w:r>
                          <w:r w:rsidRPr="00617BEA">
                            <w:t>New view for Canvasser in Mobile App Previous</w:t>
                          </w:r>
                          <w:r>
                            <w:t xml:space="preserve"> </w:t>
                          </w:r>
                          <w:r w:rsidRPr="00617BEA">
                            <w:t>Current Month</w:t>
                          </w:r>
                          <w:r>
                            <w:t xml:space="preserve"> </w:t>
                          </w:r>
                          <w:r w:rsidRPr="00617BEA">
                            <w:t>Week; Sell-IN Starter Pack Qty; Sell-IN Balance</w:t>
                          </w:r>
                        </w:p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Pr="00BD5B1E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243" behindDoc="0" locked="1" layoutInCell="1" allowOverlap="1" wp14:anchorId="2C22431C" wp14:editId="39754BC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0" b="0"/>
                    <wp:wrapSquare wrapText="bothSides"/>
                    <wp:docPr id="33" name="Text Box 33" descr="Version number and dat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Date"/>
                                  <w:tag w:val=""/>
                                  <w:id w:val="100124212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FE30ABC" w14:textId="6CCE3692" w:rsidR="00653E09" w:rsidRDefault="00653E09">
                                    <w:pPr>
                                      <w:pStyle w:val="Subtitle"/>
                                    </w:pPr>
                                    <w:r>
                                      <w:t>January 7,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47100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33" o:spid="_x0000_s1028" type="#_x0000_t202" alt="Version number and date" style="position:absolute;left:0;text-align:left;margin-left:237.05pt;margin-top:0;width:288.25pt;height:287.5pt;z-index:251658243;visibility:visible;mso-wrap-style:square;mso-width-percent:471;mso-height-percent:363;mso-top-percent:91;mso-wrap-distance-left:9pt;mso-wrap-distance-top:0;mso-wrap-distance-right:9pt;mso-wrap-distance-bottom:0;mso-position-horizontal:right;mso-position-horizontal-relative:margin;mso-position-vertical-relative:page;mso-width-percent:471;mso-height-percent:363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Date"/>
                            <w:tag w:val=""/>
                            <w:id w:val="100124212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FE30ABC" w14:textId="6CCE3692" w:rsidR="00653E09" w:rsidRDefault="00653E09">
                              <w:pPr>
                                <w:pStyle w:val="Subtitle"/>
                              </w:pPr>
                              <w:r>
                                <w:t>January 7, 2019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  <w10:anchorlock/>
                  </v:shape>
                </w:pict>
              </mc:Fallback>
            </mc:AlternateContent>
          </w:r>
          <w:r w:rsidRPr="00BD5B1E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63E923DA" wp14:editId="0211472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38" name="Group 38" title="Decorative sideba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    <w:pict>
                  <v:group w14:anchorId="7BEE29C7" id="Group 38" o:spid="_x0000_s1026" alt="Title: Decorative sidebar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">
                    <v:rect id="Rectangle 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" fillcolor="#629dd1 [3205]" stroked="f" strokeweight="1pt"/>
                    <v:rect id="Rectangle 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" fillcolor="#4a66ac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BD5B1E">
            <w:rPr>
              <w:noProof/>
              <w:color w:val="242852" w:themeColor="text2"/>
              <w:sz w:val="32"/>
              <w:szCs w:val="32"/>
              <w:lang w:val="en-GB"/>
            </w:rPr>
            <w:br w:type="page"/>
          </w:r>
        </w:p>
      </w:sdtContent>
    </w:sdt>
    <w:p w14:paraId="4DF565AC" w14:textId="617CA961" w:rsidR="00E423A5" w:rsidRDefault="00BF1621" w:rsidP="003035D1">
      <w:pPr>
        <w:rPr>
          <w:lang w:val="en-GB"/>
        </w:rPr>
      </w:pPr>
      <w:r w:rsidRPr="00BF1621">
        <w:rPr>
          <w:lang w:val="en-GB"/>
        </w:rPr>
        <w:lastRenderedPageBreak/>
        <w:t>This doc</w:t>
      </w:r>
      <w:r w:rsidR="00D54519">
        <w:rPr>
          <w:lang w:val="en-GB"/>
        </w:rPr>
        <w:t xml:space="preserve">ument outlines the </w:t>
      </w:r>
      <w:r w:rsidR="00061447">
        <w:rPr>
          <w:lang w:val="en-GB"/>
        </w:rPr>
        <w:t>technical s</w:t>
      </w:r>
      <w:r w:rsidR="005B709C">
        <w:rPr>
          <w:lang w:val="en-GB"/>
        </w:rPr>
        <w:t xml:space="preserve">olution </w:t>
      </w:r>
      <w:r w:rsidR="00911676">
        <w:rPr>
          <w:lang w:val="en-GB"/>
        </w:rPr>
        <w:t>for development.</w:t>
      </w:r>
    </w:p>
    <w:p w14:paraId="49C0DD25" w14:textId="5C299D01" w:rsidR="00101439" w:rsidRDefault="00E423A5" w:rsidP="00101439">
      <w:pPr>
        <w:pStyle w:val="Heading1"/>
        <w:rPr>
          <w:ins w:id="0" w:author="gugun wasp" w:date="2019-04-09T13:15:00Z"/>
          <w:lang w:val="en-GB"/>
        </w:rPr>
      </w:pPr>
      <w:bookmarkStart w:id="1" w:name="_Toc1485909"/>
      <w:r>
        <w:rPr>
          <w:lang w:val="en-GB"/>
        </w:rPr>
        <w:t>VERSION HISTORY</w:t>
      </w:r>
      <w:bookmarkEnd w:id="1"/>
    </w:p>
    <w:tbl>
      <w:tblPr>
        <w:tblStyle w:val="ListTable3Accent2"/>
        <w:tblW w:w="0" w:type="auto"/>
        <w:tblLook w:val="04A0" w:firstRow="1" w:lastRow="0" w:firstColumn="1" w:lastColumn="0" w:noHBand="0" w:noVBand="1"/>
      </w:tblPr>
      <w:tblGrid>
        <w:gridCol w:w="1165"/>
        <w:gridCol w:w="1620"/>
        <w:gridCol w:w="4227"/>
        <w:gridCol w:w="2338"/>
      </w:tblGrid>
      <w:tr w:rsidR="00101439" w14:paraId="125551CE" w14:textId="77777777" w:rsidTr="001014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2" w:author="gugun wasp" w:date="2019-04-09T13:15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14:paraId="195F53A8" w14:textId="77777777" w:rsidR="00101439" w:rsidRDefault="00101439" w:rsidP="0037429E">
            <w:pPr>
              <w:spacing w:after="0" w:line="252" w:lineRule="auto"/>
              <w:ind w:left="0" w:right="0"/>
              <w:rPr>
                <w:ins w:id="3" w:author="gugun wasp" w:date="2019-04-09T13:15:00Z"/>
                <w:lang w:val="en-GB"/>
              </w:rPr>
            </w:pPr>
            <w:ins w:id="4" w:author="gugun wasp" w:date="2019-04-09T13:15:00Z">
              <w:r>
                <w:rPr>
                  <w:lang w:val="en-GB"/>
                </w:rPr>
                <w:t>Version</w:t>
              </w:r>
            </w:ins>
          </w:p>
        </w:tc>
        <w:tc>
          <w:tcPr>
            <w:tcW w:w="1620" w:type="dxa"/>
          </w:tcPr>
          <w:p w14:paraId="791901E2" w14:textId="77777777" w:rsidR="00101439" w:rsidRDefault="00101439" w:rsidP="0037429E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5" w:author="gugun wasp" w:date="2019-04-09T13:15:00Z"/>
                <w:lang w:val="en-GB"/>
              </w:rPr>
            </w:pPr>
            <w:ins w:id="6" w:author="gugun wasp" w:date="2019-04-09T13:15:00Z">
              <w:r>
                <w:rPr>
                  <w:lang w:val="en-GB"/>
                </w:rPr>
                <w:t>Date</w:t>
              </w:r>
            </w:ins>
          </w:p>
        </w:tc>
        <w:tc>
          <w:tcPr>
            <w:tcW w:w="4227" w:type="dxa"/>
          </w:tcPr>
          <w:p w14:paraId="4F6A4199" w14:textId="77777777" w:rsidR="00101439" w:rsidRDefault="00101439" w:rsidP="0037429E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7" w:author="gugun wasp" w:date="2019-04-09T13:15:00Z"/>
                <w:lang w:val="en-GB"/>
              </w:rPr>
            </w:pPr>
            <w:ins w:id="8" w:author="gugun wasp" w:date="2019-04-09T13:15:00Z">
              <w:r>
                <w:rPr>
                  <w:lang w:val="en-GB"/>
                </w:rPr>
                <w:t>Change</w:t>
              </w:r>
            </w:ins>
          </w:p>
        </w:tc>
        <w:tc>
          <w:tcPr>
            <w:tcW w:w="2338" w:type="dxa"/>
          </w:tcPr>
          <w:p w14:paraId="3A636638" w14:textId="77777777" w:rsidR="00101439" w:rsidRDefault="00101439" w:rsidP="0037429E">
            <w:pPr>
              <w:spacing w:after="0" w:line="252" w:lineRule="auto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9" w:author="gugun wasp" w:date="2019-04-09T13:15:00Z"/>
                <w:lang w:val="en-GB"/>
              </w:rPr>
            </w:pPr>
            <w:ins w:id="10" w:author="gugun wasp" w:date="2019-04-09T13:15:00Z">
              <w:r>
                <w:rPr>
                  <w:lang w:val="en-GB"/>
                </w:rPr>
                <w:t>By</w:t>
              </w:r>
            </w:ins>
          </w:p>
        </w:tc>
      </w:tr>
      <w:tr w:rsidR="00101439" w14:paraId="672D9A7F" w14:textId="77777777" w:rsidTr="00101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1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6E300F0B" w14:textId="77777777" w:rsidR="00101439" w:rsidRDefault="00101439" w:rsidP="0037429E">
            <w:pPr>
              <w:spacing w:after="0" w:line="252" w:lineRule="auto"/>
              <w:ind w:left="0" w:right="0"/>
              <w:rPr>
                <w:ins w:id="12" w:author="gugun wasp" w:date="2019-04-09T13:15:00Z"/>
                <w:lang w:val="en-GB"/>
              </w:rPr>
            </w:pPr>
            <w:ins w:id="13" w:author="gugun wasp" w:date="2019-04-09T13:15:00Z">
              <w:r>
                <w:rPr>
                  <w:lang w:val="en-GB"/>
                </w:rPr>
                <w:t>1.0</w:t>
              </w:r>
            </w:ins>
          </w:p>
        </w:tc>
        <w:tc>
          <w:tcPr>
            <w:tcW w:w="1620" w:type="dxa"/>
          </w:tcPr>
          <w:p w14:paraId="44BE1693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" w:author="gugun wasp" w:date="2019-04-09T13:15:00Z"/>
                <w:lang w:val="en-GB"/>
              </w:rPr>
            </w:pPr>
            <w:ins w:id="15" w:author="gugun wasp" w:date="2019-04-09T13:15:00Z">
              <w:r>
                <w:rPr>
                  <w:lang w:val="en-GB"/>
                </w:rPr>
                <w:t>01/07/2019</w:t>
              </w:r>
            </w:ins>
          </w:p>
        </w:tc>
        <w:tc>
          <w:tcPr>
            <w:tcW w:w="4227" w:type="dxa"/>
          </w:tcPr>
          <w:p w14:paraId="4B74EFBA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6" w:author="gugun wasp" w:date="2019-04-09T13:15:00Z"/>
                <w:lang w:val="en-GB"/>
              </w:rPr>
            </w:pPr>
            <w:ins w:id="17" w:author="gugun wasp" w:date="2019-04-09T13:15:00Z">
              <w:r>
                <w:rPr>
                  <w:lang w:val="en-GB"/>
                </w:rPr>
                <w:t>Release of document</w:t>
              </w:r>
            </w:ins>
          </w:p>
        </w:tc>
        <w:tc>
          <w:tcPr>
            <w:tcW w:w="2338" w:type="dxa"/>
          </w:tcPr>
          <w:p w14:paraId="601D82BE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8" w:author="gugun wasp" w:date="2019-04-09T13:15:00Z"/>
                <w:lang w:val="en-GB"/>
              </w:rPr>
            </w:pPr>
            <w:proofErr w:type="spellStart"/>
            <w:ins w:id="19" w:author="gugun wasp" w:date="2019-04-09T13:15:00Z">
              <w:r>
                <w:rPr>
                  <w:lang w:val="en-GB"/>
                </w:rPr>
                <w:t>Gunarto</w:t>
              </w:r>
              <w:proofErr w:type="spellEnd"/>
            </w:ins>
          </w:p>
        </w:tc>
      </w:tr>
      <w:tr w:rsidR="00101439" w14:paraId="29E33A94" w14:textId="77777777" w:rsidTr="00101439">
        <w:trPr>
          <w:ins w:id="20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B8CF46B" w14:textId="77777777" w:rsidR="00101439" w:rsidRDefault="00101439" w:rsidP="0037429E">
            <w:pPr>
              <w:spacing w:after="0" w:line="252" w:lineRule="auto"/>
              <w:ind w:left="0" w:right="0"/>
              <w:rPr>
                <w:ins w:id="21" w:author="gugun wasp" w:date="2019-04-09T13:15:00Z"/>
                <w:lang w:val="en-GB"/>
              </w:rPr>
            </w:pPr>
            <w:ins w:id="22" w:author="gugun wasp" w:date="2019-04-09T13:15:00Z">
              <w:r>
                <w:rPr>
                  <w:lang w:val="en-GB"/>
                </w:rPr>
                <w:t>1.01</w:t>
              </w:r>
            </w:ins>
          </w:p>
        </w:tc>
        <w:tc>
          <w:tcPr>
            <w:tcW w:w="1620" w:type="dxa"/>
          </w:tcPr>
          <w:p w14:paraId="4989977E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3" w:author="gugun wasp" w:date="2019-04-09T13:15:00Z"/>
                <w:lang w:val="en-GB"/>
              </w:rPr>
            </w:pPr>
            <w:ins w:id="24" w:author="gugun wasp" w:date="2019-04-09T13:15:00Z">
              <w:r>
                <w:rPr>
                  <w:lang w:val="en-GB"/>
                </w:rPr>
                <w:t>02/11/2019</w:t>
              </w:r>
            </w:ins>
          </w:p>
        </w:tc>
        <w:tc>
          <w:tcPr>
            <w:tcW w:w="4227" w:type="dxa"/>
          </w:tcPr>
          <w:p w14:paraId="3E85A8D2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5" w:author="gugun wasp" w:date="2019-04-09T13:15:00Z"/>
                <w:lang w:val="en-GB"/>
              </w:rPr>
            </w:pPr>
            <w:ins w:id="26" w:author="gugun wasp" w:date="2019-04-09T13:15:00Z">
              <w:r>
                <w:rPr>
                  <w:lang w:val="en-GB"/>
                </w:rPr>
                <w:t xml:space="preserve">Add more detail on current solution and request description </w:t>
              </w:r>
            </w:ins>
          </w:p>
        </w:tc>
        <w:tc>
          <w:tcPr>
            <w:tcW w:w="2338" w:type="dxa"/>
          </w:tcPr>
          <w:p w14:paraId="28AA5748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7" w:author="gugun wasp" w:date="2019-04-09T13:15:00Z"/>
                <w:lang w:val="en-GB"/>
              </w:rPr>
            </w:pPr>
            <w:proofErr w:type="spellStart"/>
            <w:ins w:id="28" w:author="gugun wasp" w:date="2019-04-09T13:15:00Z">
              <w:r>
                <w:rPr>
                  <w:lang w:val="en-GB"/>
                </w:rPr>
                <w:t>Gunarto</w:t>
              </w:r>
              <w:proofErr w:type="spellEnd"/>
            </w:ins>
          </w:p>
        </w:tc>
      </w:tr>
      <w:tr w:rsidR="00101439" w14:paraId="67C11F99" w14:textId="77777777" w:rsidTr="00101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9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D4AF5F1" w14:textId="77777777" w:rsidR="00101439" w:rsidRDefault="00101439" w:rsidP="0037429E">
            <w:pPr>
              <w:spacing w:after="0" w:line="252" w:lineRule="auto"/>
              <w:ind w:left="0" w:right="0"/>
              <w:rPr>
                <w:ins w:id="30" w:author="gugun wasp" w:date="2019-04-09T13:15:00Z"/>
                <w:lang w:val="en-GB"/>
              </w:rPr>
            </w:pPr>
            <w:ins w:id="31" w:author="gugun wasp" w:date="2019-04-09T13:15:00Z">
              <w:r>
                <w:rPr>
                  <w:lang w:val="en-GB"/>
                </w:rPr>
                <w:t>1.02</w:t>
              </w:r>
            </w:ins>
          </w:p>
        </w:tc>
        <w:tc>
          <w:tcPr>
            <w:tcW w:w="1620" w:type="dxa"/>
          </w:tcPr>
          <w:p w14:paraId="0FC9DE8B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2" w:author="gugun wasp" w:date="2019-04-09T13:15:00Z"/>
                <w:lang w:val="en-GB"/>
              </w:rPr>
            </w:pPr>
            <w:ins w:id="33" w:author="gugun wasp" w:date="2019-04-09T13:15:00Z">
              <w:r>
                <w:rPr>
                  <w:lang w:val="en-GB"/>
                </w:rPr>
                <w:t>02/19/2019</w:t>
              </w:r>
            </w:ins>
          </w:p>
        </w:tc>
        <w:tc>
          <w:tcPr>
            <w:tcW w:w="4227" w:type="dxa"/>
          </w:tcPr>
          <w:p w14:paraId="4E6B329E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4" w:author="gugun wasp" w:date="2019-04-09T13:15:00Z"/>
                <w:lang w:val="en-GB"/>
              </w:rPr>
            </w:pPr>
            <w:ins w:id="35" w:author="gugun wasp" w:date="2019-04-09T13:15:00Z">
              <w:r>
                <w:rPr>
                  <w:lang w:val="en-GB"/>
                </w:rPr>
                <w:t>Add information on Functional Requirement</w:t>
              </w:r>
            </w:ins>
          </w:p>
        </w:tc>
        <w:tc>
          <w:tcPr>
            <w:tcW w:w="2338" w:type="dxa"/>
          </w:tcPr>
          <w:p w14:paraId="0181B31D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" w:author="gugun wasp" w:date="2019-04-09T13:15:00Z"/>
                <w:lang w:val="en-GB"/>
              </w:rPr>
            </w:pPr>
            <w:proofErr w:type="spellStart"/>
            <w:ins w:id="37" w:author="gugun wasp" w:date="2019-04-09T13:15:00Z">
              <w:r>
                <w:rPr>
                  <w:lang w:val="en-GB"/>
                </w:rPr>
                <w:t>Gunarto</w:t>
              </w:r>
              <w:proofErr w:type="spellEnd"/>
            </w:ins>
          </w:p>
        </w:tc>
      </w:tr>
      <w:tr w:rsidR="00101439" w14:paraId="3C624DBD" w14:textId="77777777" w:rsidTr="00101439">
        <w:trPr>
          <w:ins w:id="38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6E61608" w14:textId="77777777" w:rsidR="00101439" w:rsidRDefault="00101439" w:rsidP="0037429E">
            <w:pPr>
              <w:spacing w:after="0" w:line="252" w:lineRule="auto"/>
              <w:ind w:left="0" w:right="0"/>
              <w:rPr>
                <w:ins w:id="39" w:author="gugun wasp" w:date="2019-04-09T13:15:00Z"/>
                <w:lang w:val="en-GB"/>
              </w:rPr>
            </w:pPr>
            <w:ins w:id="40" w:author="gugun wasp" w:date="2019-04-09T13:15:00Z">
              <w:r>
                <w:rPr>
                  <w:lang w:val="en-GB"/>
                </w:rPr>
                <w:t>1.03</w:t>
              </w:r>
            </w:ins>
          </w:p>
        </w:tc>
        <w:tc>
          <w:tcPr>
            <w:tcW w:w="1620" w:type="dxa"/>
          </w:tcPr>
          <w:p w14:paraId="73E83A52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1" w:author="gugun wasp" w:date="2019-04-09T13:15:00Z"/>
                <w:lang w:val="en-GB"/>
              </w:rPr>
            </w:pPr>
            <w:ins w:id="42" w:author="gugun wasp" w:date="2019-04-09T13:15:00Z">
              <w:r>
                <w:rPr>
                  <w:lang w:val="en-GB"/>
                </w:rPr>
                <w:t>03/25/2019</w:t>
              </w:r>
            </w:ins>
          </w:p>
        </w:tc>
        <w:tc>
          <w:tcPr>
            <w:tcW w:w="4227" w:type="dxa"/>
          </w:tcPr>
          <w:p w14:paraId="2F126116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3" w:author="gugun wasp" w:date="2019-04-09T13:15:00Z"/>
                <w:lang w:val="en-GB"/>
              </w:rPr>
            </w:pPr>
            <w:ins w:id="44" w:author="gugun wasp" w:date="2019-04-09T13:15:00Z">
              <w:r>
                <w:rPr>
                  <w:lang w:val="en-GB"/>
                </w:rPr>
                <w:t>Added solution description</w:t>
              </w:r>
            </w:ins>
          </w:p>
        </w:tc>
        <w:tc>
          <w:tcPr>
            <w:tcW w:w="2338" w:type="dxa"/>
          </w:tcPr>
          <w:p w14:paraId="6F236839" w14:textId="77777777" w:rsidR="00101439" w:rsidRDefault="00101439" w:rsidP="0037429E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45" w:author="gugun wasp" w:date="2019-04-09T13:15:00Z"/>
                <w:lang w:val="en-GB"/>
              </w:rPr>
            </w:pPr>
            <w:proofErr w:type="spellStart"/>
            <w:ins w:id="46" w:author="gugun wasp" w:date="2019-04-09T13:15:00Z">
              <w:r>
                <w:rPr>
                  <w:lang w:val="en-GB"/>
                </w:rPr>
                <w:t>Arun</w:t>
              </w:r>
              <w:proofErr w:type="spellEnd"/>
              <w:r>
                <w:rPr>
                  <w:lang w:val="en-GB"/>
                </w:rPr>
                <w:t xml:space="preserve"> SP</w:t>
              </w:r>
            </w:ins>
          </w:p>
        </w:tc>
      </w:tr>
      <w:tr w:rsidR="00101439" w14:paraId="065578E9" w14:textId="77777777" w:rsidTr="001014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47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24D2F64" w14:textId="77777777" w:rsidR="00101439" w:rsidRDefault="00101439" w:rsidP="0037429E">
            <w:pPr>
              <w:spacing w:after="0" w:line="252" w:lineRule="auto"/>
              <w:ind w:left="0" w:right="0"/>
              <w:rPr>
                <w:ins w:id="48" w:author="gugun wasp" w:date="2019-04-09T13:15:00Z"/>
                <w:lang w:val="en-GB"/>
              </w:rPr>
            </w:pPr>
            <w:ins w:id="49" w:author="gugun wasp" w:date="2019-04-09T13:15:00Z">
              <w:r>
                <w:rPr>
                  <w:lang w:val="en-GB"/>
                </w:rPr>
                <w:t>1.04</w:t>
              </w:r>
            </w:ins>
          </w:p>
        </w:tc>
        <w:tc>
          <w:tcPr>
            <w:tcW w:w="1620" w:type="dxa"/>
          </w:tcPr>
          <w:p w14:paraId="061FE01B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0" w:author="gugun wasp" w:date="2019-04-09T13:15:00Z"/>
                <w:lang w:val="en-GB"/>
              </w:rPr>
            </w:pPr>
            <w:ins w:id="51" w:author="gugun wasp" w:date="2019-04-09T13:15:00Z">
              <w:r>
                <w:rPr>
                  <w:lang w:val="en-GB"/>
                </w:rPr>
                <w:t>04/08/2019</w:t>
              </w:r>
            </w:ins>
          </w:p>
        </w:tc>
        <w:tc>
          <w:tcPr>
            <w:tcW w:w="4227" w:type="dxa"/>
          </w:tcPr>
          <w:p w14:paraId="0FE517F2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2" w:author="gugun wasp" w:date="2019-04-09T13:15:00Z"/>
                <w:lang w:val="en-GB"/>
              </w:rPr>
            </w:pPr>
            <w:ins w:id="53" w:author="gugun wasp" w:date="2019-04-09T13:15:00Z">
              <w:r>
                <w:rPr>
                  <w:lang w:val="en-GB"/>
                </w:rPr>
                <w:t xml:space="preserve">Added </w:t>
              </w:r>
              <w:proofErr w:type="spellStart"/>
              <w:r>
                <w:rPr>
                  <w:lang w:val="en-GB"/>
                </w:rPr>
                <w:t>Saldomobo</w:t>
              </w:r>
              <w:proofErr w:type="spellEnd"/>
              <w:r>
                <w:rPr>
                  <w:lang w:val="en-GB"/>
                </w:rPr>
                <w:t xml:space="preserve"> API details</w:t>
              </w:r>
            </w:ins>
          </w:p>
        </w:tc>
        <w:tc>
          <w:tcPr>
            <w:tcW w:w="2338" w:type="dxa"/>
          </w:tcPr>
          <w:p w14:paraId="62D451DD" w14:textId="77777777" w:rsidR="00101439" w:rsidRDefault="00101439" w:rsidP="0037429E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54" w:author="gugun wasp" w:date="2019-04-09T13:15:00Z"/>
                <w:lang w:val="en-GB"/>
              </w:rPr>
            </w:pPr>
            <w:proofErr w:type="spellStart"/>
            <w:ins w:id="55" w:author="gugun wasp" w:date="2019-04-09T13:15:00Z">
              <w:r>
                <w:rPr>
                  <w:lang w:val="en-GB"/>
                </w:rPr>
                <w:t>Arun</w:t>
              </w:r>
              <w:proofErr w:type="spellEnd"/>
              <w:r>
                <w:rPr>
                  <w:lang w:val="en-GB"/>
                </w:rPr>
                <w:t xml:space="preserve"> SP</w:t>
              </w:r>
            </w:ins>
          </w:p>
        </w:tc>
      </w:tr>
      <w:tr w:rsidR="00E423A5" w:rsidDel="00101439" w14:paraId="231C175F" w14:textId="40BD6B66" w:rsidTr="00E423A5">
        <w:trPr>
          <w:del w:id="56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07128857" w14:textId="19B64E97" w:rsidR="00E423A5" w:rsidDel="00101439" w:rsidRDefault="00E423A5" w:rsidP="00E423A5">
            <w:pPr>
              <w:spacing w:after="0" w:line="252" w:lineRule="auto"/>
              <w:ind w:left="0" w:right="0"/>
              <w:rPr>
                <w:del w:id="57" w:author="gugun wasp" w:date="2019-04-09T13:15:00Z"/>
                <w:lang w:val="en-GB"/>
              </w:rPr>
            </w:pPr>
            <w:del w:id="58" w:author="gugun wasp" w:date="2019-04-09T13:15:00Z">
              <w:r w:rsidDel="00101439">
                <w:rPr>
                  <w:lang w:val="en-GB"/>
                </w:rPr>
                <w:delText>Version</w:delText>
              </w:r>
            </w:del>
          </w:p>
        </w:tc>
        <w:tc>
          <w:tcPr>
            <w:tcW w:w="1620" w:type="dxa"/>
          </w:tcPr>
          <w:p w14:paraId="6D051724" w14:textId="30EC3BDC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9" w:author="gugun wasp" w:date="2019-04-09T13:15:00Z"/>
                <w:lang w:val="en-GB"/>
              </w:rPr>
            </w:pPr>
            <w:del w:id="60" w:author="gugun wasp" w:date="2019-04-09T13:15:00Z">
              <w:r w:rsidDel="00101439">
                <w:rPr>
                  <w:lang w:val="en-GB"/>
                </w:rPr>
                <w:delText>Date</w:delText>
              </w:r>
            </w:del>
          </w:p>
        </w:tc>
        <w:tc>
          <w:tcPr>
            <w:tcW w:w="4227" w:type="dxa"/>
          </w:tcPr>
          <w:p w14:paraId="7755C05A" w14:textId="1CB92EB5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" w:author="gugun wasp" w:date="2019-04-09T13:15:00Z"/>
                <w:lang w:val="en-GB"/>
              </w:rPr>
            </w:pPr>
            <w:del w:id="62" w:author="gugun wasp" w:date="2019-04-09T13:15:00Z">
              <w:r w:rsidDel="00101439">
                <w:rPr>
                  <w:lang w:val="en-GB"/>
                </w:rPr>
                <w:delText>Change</w:delText>
              </w:r>
            </w:del>
          </w:p>
        </w:tc>
        <w:tc>
          <w:tcPr>
            <w:tcW w:w="2338" w:type="dxa"/>
          </w:tcPr>
          <w:p w14:paraId="2FC13BB3" w14:textId="7C50BF07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" w:author="gugun wasp" w:date="2019-04-09T13:15:00Z"/>
                <w:lang w:val="en-GB"/>
              </w:rPr>
            </w:pPr>
            <w:del w:id="64" w:author="gugun wasp" w:date="2019-04-09T13:15:00Z">
              <w:r w:rsidDel="00101439">
                <w:rPr>
                  <w:lang w:val="en-GB"/>
                </w:rPr>
                <w:delText>By</w:delText>
              </w:r>
            </w:del>
          </w:p>
        </w:tc>
      </w:tr>
      <w:tr w:rsidR="00E423A5" w:rsidDel="00101439" w14:paraId="5F24E8D3" w14:textId="60C7460C" w:rsidTr="00E42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65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31A01E7" w14:textId="24A12F0E" w:rsidR="00E423A5" w:rsidDel="00101439" w:rsidRDefault="00E423A5" w:rsidP="00E423A5">
            <w:pPr>
              <w:spacing w:after="0" w:line="252" w:lineRule="auto"/>
              <w:ind w:left="0" w:right="0"/>
              <w:rPr>
                <w:del w:id="66" w:author="gugun wasp" w:date="2019-04-09T13:15:00Z"/>
                <w:lang w:val="en-GB"/>
              </w:rPr>
            </w:pPr>
            <w:del w:id="67" w:author="gugun wasp" w:date="2019-04-09T13:15:00Z">
              <w:r w:rsidDel="00101439">
                <w:rPr>
                  <w:lang w:val="en-GB"/>
                </w:rPr>
                <w:delText>1.0</w:delText>
              </w:r>
            </w:del>
          </w:p>
        </w:tc>
        <w:tc>
          <w:tcPr>
            <w:tcW w:w="1620" w:type="dxa"/>
          </w:tcPr>
          <w:p w14:paraId="07C7CAF2" w14:textId="2A2B19F5" w:rsidR="00E423A5" w:rsidDel="00101439" w:rsidRDefault="00617BEA" w:rsidP="00E423A5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68" w:author="gugun wasp" w:date="2019-04-09T13:15:00Z"/>
                <w:lang w:val="en-GB"/>
              </w:rPr>
            </w:pPr>
            <w:del w:id="69" w:author="gugun wasp" w:date="2019-04-09T13:15:00Z">
              <w:r w:rsidDel="00101439">
                <w:rPr>
                  <w:lang w:val="en-GB"/>
                </w:rPr>
                <w:delText>01</w:delText>
              </w:r>
              <w:r w:rsidR="00E423A5" w:rsidDel="00101439">
                <w:rPr>
                  <w:lang w:val="en-GB"/>
                </w:rPr>
                <w:delText>/</w:delText>
              </w:r>
              <w:r w:rsidDel="00101439">
                <w:rPr>
                  <w:lang w:val="en-GB"/>
                </w:rPr>
                <w:delText>07</w:delText>
              </w:r>
              <w:r w:rsidR="00E423A5" w:rsidDel="00101439">
                <w:rPr>
                  <w:lang w:val="en-GB"/>
                </w:rPr>
                <w:delText>/201</w:delText>
              </w:r>
              <w:r w:rsidDel="00101439">
                <w:rPr>
                  <w:lang w:val="en-GB"/>
                </w:rPr>
                <w:delText>9</w:delText>
              </w:r>
            </w:del>
          </w:p>
        </w:tc>
        <w:tc>
          <w:tcPr>
            <w:tcW w:w="4227" w:type="dxa"/>
          </w:tcPr>
          <w:p w14:paraId="16C15918" w14:textId="69F736DD" w:rsidR="00E423A5" w:rsidDel="00101439" w:rsidRDefault="00E423A5" w:rsidP="00E423A5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70" w:author="gugun wasp" w:date="2019-04-09T13:15:00Z"/>
                <w:lang w:val="en-GB"/>
              </w:rPr>
            </w:pPr>
            <w:del w:id="71" w:author="gugun wasp" w:date="2019-04-09T13:15:00Z">
              <w:r w:rsidDel="00101439">
                <w:rPr>
                  <w:lang w:val="en-GB"/>
                </w:rPr>
                <w:delText>Release of document</w:delText>
              </w:r>
            </w:del>
          </w:p>
        </w:tc>
        <w:tc>
          <w:tcPr>
            <w:tcW w:w="2338" w:type="dxa"/>
          </w:tcPr>
          <w:p w14:paraId="1283A385" w14:textId="537F96C1" w:rsidR="00E423A5" w:rsidDel="00101439" w:rsidRDefault="00617BEA" w:rsidP="00E423A5">
            <w:pPr>
              <w:spacing w:after="0" w:line="252" w:lineRule="auto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72" w:author="gugun wasp" w:date="2019-04-09T13:15:00Z"/>
                <w:lang w:val="en-GB"/>
              </w:rPr>
            </w:pPr>
            <w:del w:id="73" w:author="gugun wasp" w:date="2019-04-09T13:15:00Z">
              <w:r w:rsidDel="00101439">
                <w:rPr>
                  <w:lang w:val="en-GB"/>
                </w:rPr>
                <w:delText>Gunarto</w:delText>
              </w:r>
            </w:del>
          </w:p>
        </w:tc>
      </w:tr>
      <w:tr w:rsidR="00E423A5" w:rsidDel="00101439" w14:paraId="60AE8F20" w14:textId="425C8216" w:rsidTr="00E423A5">
        <w:trPr>
          <w:del w:id="74" w:author="gugun wasp" w:date="2019-04-09T13:1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C71F60B" w14:textId="7633A063" w:rsidR="00E423A5" w:rsidDel="00101439" w:rsidRDefault="00E423A5" w:rsidP="00E423A5">
            <w:pPr>
              <w:spacing w:after="0" w:line="252" w:lineRule="auto"/>
              <w:ind w:left="0" w:right="0"/>
              <w:rPr>
                <w:del w:id="75" w:author="gugun wasp" w:date="2019-04-09T13:15:00Z"/>
                <w:lang w:val="en-GB"/>
              </w:rPr>
            </w:pPr>
          </w:p>
        </w:tc>
        <w:tc>
          <w:tcPr>
            <w:tcW w:w="1620" w:type="dxa"/>
          </w:tcPr>
          <w:p w14:paraId="3AF8F956" w14:textId="6171833B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6" w:author="gugun wasp" w:date="2019-04-09T13:15:00Z"/>
                <w:lang w:val="en-GB"/>
              </w:rPr>
            </w:pPr>
          </w:p>
        </w:tc>
        <w:tc>
          <w:tcPr>
            <w:tcW w:w="4227" w:type="dxa"/>
          </w:tcPr>
          <w:p w14:paraId="7C821D19" w14:textId="0BF7F646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7" w:author="gugun wasp" w:date="2019-04-09T13:15:00Z"/>
                <w:lang w:val="en-GB"/>
              </w:rPr>
            </w:pPr>
          </w:p>
        </w:tc>
        <w:tc>
          <w:tcPr>
            <w:tcW w:w="2338" w:type="dxa"/>
          </w:tcPr>
          <w:p w14:paraId="26A34584" w14:textId="6249C020" w:rsidR="00E423A5" w:rsidDel="00101439" w:rsidRDefault="00E423A5" w:rsidP="00E423A5">
            <w:pPr>
              <w:spacing w:after="0" w:line="252" w:lineRule="auto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8" w:author="gugun wasp" w:date="2019-04-09T13:15:00Z"/>
                <w:lang w:val="en-GB"/>
              </w:rPr>
            </w:pPr>
          </w:p>
        </w:tc>
      </w:tr>
    </w:tbl>
    <w:p w14:paraId="41EDF92A" w14:textId="77777777" w:rsidR="00E423A5" w:rsidRDefault="00E423A5">
      <w:pPr>
        <w:spacing w:after="240" w:line="252" w:lineRule="auto"/>
        <w:ind w:left="0" w:right="0"/>
        <w:rPr>
          <w:lang w:val="en-GB"/>
        </w:rPr>
      </w:pPr>
      <w:r>
        <w:rPr>
          <w:lang w:val="en-GB"/>
        </w:rPr>
        <w:br w:type="page"/>
      </w:r>
    </w:p>
    <w:p w14:paraId="40F7C7C9" w14:textId="77777777" w:rsidR="00BF1621" w:rsidRPr="005B709C" w:rsidRDefault="00BF1621" w:rsidP="003035D1">
      <w:pPr>
        <w:rPr>
          <w:lang w:val="et-EE"/>
        </w:rPr>
      </w:pPr>
    </w:p>
    <w:p w14:paraId="562A94E3" w14:textId="24B4D00D" w:rsidR="00DD13F4" w:rsidRDefault="0079109C" w:rsidP="00DD13F4">
      <w:pPr>
        <w:pStyle w:val="Heading1"/>
        <w:rPr>
          <w:rFonts w:ascii="Calibri" w:eastAsia="SimSun" w:hAnsi="Calibri"/>
          <w:kern w:val="0"/>
        </w:rPr>
      </w:pPr>
      <w:bookmarkStart w:id="79" w:name="_Toc1485910"/>
      <w:r>
        <w:rPr>
          <w:rFonts w:eastAsia="SimSun"/>
        </w:rPr>
        <w:t>APPROVAL SIGN-OFF</w:t>
      </w:r>
      <w:bookmarkEnd w:id="79"/>
    </w:p>
    <w:p w14:paraId="3A9EAF0B" w14:textId="77777777" w:rsidR="00DD13F4" w:rsidRDefault="00DD13F4" w:rsidP="00DD13F4">
      <w:pPr>
        <w:rPr>
          <w:rFonts w:ascii="Calibri" w:eastAsia="SimSun" w:hAnsi="Calibri"/>
        </w:rPr>
      </w:pPr>
      <w:r>
        <w:t>The undersigned accept this document as described herein.</w:t>
      </w:r>
    </w:p>
    <w:tbl>
      <w:tblPr>
        <w:tblW w:w="9225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6"/>
        <w:gridCol w:w="2981"/>
        <w:gridCol w:w="1848"/>
      </w:tblGrid>
      <w:tr w:rsidR="00DD13F4" w14:paraId="76B616F9" w14:textId="77777777" w:rsidTr="00FE5FD4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4AE0605" w14:textId="7FE1EABE" w:rsidR="00DD13F4" w:rsidRDefault="0098057B" w:rsidP="00DD13F4">
            <w:pPr>
              <w:pStyle w:val="Sign-off"/>
              <w:numPr>
                <w:ilvl w:val="0"/>
                <w:numId w:val="27"/>
              </w:numPr>
              <w:suppressAutoHyphens/>
              <w:spacing w:after="200" w:line="276" w:lineRule="auto"/>
              <w:jc w:val="left"/>
            </w:pPr>
            <w:r>
              <w:rPr>
                <w:b/>
              </w:rPr>
              <w:t>NAME</w:t>
            </w:r>
            <w:r w:rsidR="00DD13F4">
              <w:br/>
            </w:r>
            <w:r w:rsidR="00DD13F4">
              <w:rPr>
                <w:sz w:val="18"/>
              </w:rPr>
              <w:t>Project Manager</w:t>
            </w:r>
            <w:r w:rsidR="003E14B3">
              <w:rPr>
                <w:sz w:val="18"/>
              </w:rPr>
              <w:t xml:space="preserve"> (TIMWE)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5329E387" w14:textId="77777777" w:rsidR="00DD13F4" w:rsidRDefault="00DD13F4" w:rsidP="00FE5FD4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090A99AC" w14:textId="77777777" w:rsidR="00DD13F4" w:rsidRDefault="00DD13F4" w:rsidP="00FE5FD4">
            <w:pPr>
              <w:pStyle w:val="Sign-off"/>
              <w:spacing w:line="276" w:lineRule="auto"/>
            </w:pPr>
          </w:p>
        </w:tc>
      </w:tr>
      <w:tr w:rsidR="00DD13F4" w14:paraId="683BEDE8" w14:textId="77777777" w:rsidTr="00FE5FD4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429C5734" w14:textId="77777777" w:rsidR="00DD13F4" w:rsidRDefault="00DD13F4" w:rsidP="00FE5FD4">
            <w:pPr>
              <w:pStyle w:val="Signature"/>
              <w:spacing w:after="0"/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02CA2C67" w14:textId="77777777" w:rsidR="00DD13F4" w:rsidRDefault="00DD13F4" w:rsidP="00FE5FD4">
            <w:pPr>
              <w:pStyle w:val="Signature"/>
              <w:spacing w:after="0"/>
            </w:pPr>
            <w: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21161BF9" w14:textId="77777777" w:rsidR="00DD13F4" w:rsidRDefault="00DD13F4" w:rsidP="00FE5FD4">
            <w:pPr>
              <w:pStyle w:val="Signature"/>
              <w:spacing w:after="0"/>
            </w:pPr>
            <w:r>
              <w:t>Date</w:t>
            </w:r>
          </w:p>
        </w:tc>
      </w:tr>
      <w:tr w:rsidR="002C7A6B" w14:paraId="2C7B4C0E" w14:textId="77777777" w:rsidTr="0037429E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F40CC28" w14:textId="47B99699" w:rsidR="002C7A6B" w:rsidRDefault="002C7A6B" w:rsidP="0037429E">
            <w:pPr>
              <w:pStyle w:val="Sign-off"/>
              <w:numPr>
                <w:ilvl w:val="0"/>
                <w:numId w:val="27"/>
              </w:numPr>
              <w:suppressAutoHyphens/>
              <w:spacing w:after="200" w:line="276" w:lineRule="auto"/>
              <w:jc w:val="left"/>
            </w:pPr>
            <w:r>
              <w:rPr>
                <w:b/>
              </w:rPr>
              <w:t>NAME</w:t>
            </w:r>
            <w:r>
              <w:br/>
            </w:r>
            <w:r>
              <w:rPr>
                <w:sz w:val="18"/>
              </w:rPr>
              <w:t>Position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23E50D53" w14:textId="77777777" w:rsidR="002C7A6B" w:rsidRDefault="002C7A6B" w:rsidP="0037429E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253CE71F" w14:textId="77777777" w:rsidR="002C7A6B" w:rsidRDefault="002C7A6B" w:rsidP="0037429E">
            <w:pPr>
              <w:pStyle w:val="Sign-off"/>
              <w:spacing w:line="276" w:lineRule="auto"/>
            </w:pPr>
          </w:p>
        </w:tc>
      </w:tr>
      <w:tr w:rsidR="002C7A6B" w14:paraId="771508F4" w14:textId="77777777" w:rsidTr="0037429E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11218CFB" w14:textId="77777777" w:rsidR="002C7A6B" w:rsidRDefault="002C7A6B" w:rsidP="0037429E">
            <w:pPr>
              <w:pStyle w:val="Signature"/>
              <w:spacing w:after="0"/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4F2A2F22" w14:textId="77777777" w:rsidR="002C7A6B" w:rsidRDefault="002C7A6B" w:rsidP="0037429E">
            <w:pPr>
              <w:pStyle w:val="Signature"/>
              <w:spacing w:after="0"/>
            </w:pPr>
            <w: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205EFCCD" w14:textId="77777777" w:rsidR="002C7A6B" w:rsidRDefault="002C7A6B" w:rsidP="0037429E">
            <w:pPr>
              <w:pStyle w:val="Signature"/>
              <w:spacing w:after="0"/>
            </w:pPr>
            <w:r>
              <w:t>Date</w:t>
            </w:r>
          </w:p>
        </w:tc>
      </w:tr>
      <w:tr w:rsidR="002C7A6B" w14:paraId="78E7399B" w14:textId="77777777" w:rsidTr="0037429E">
        <w:trPr>
          <w:trHeight w:val="567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42E952" w14:textId="6CCA0E94" w:rsidR="002C7A6B" w:rsidRDefault="002C7A6B" w:rsidP="0037429E">
            <w:pPr>
              <w:pStyle w:val="Sign-off"/>
              <w:numPr>
                <w:ilvl w:val="0"/>
                <w:numId w:val="27"/>
              </w:numPr>
              <w:suppressAutoHyphens/>
              <w:spacing w:after="200" w:line="276" w:lineRule="auto"/>
              <w:jc w:val="left"/>
            </w:pPr>
            <w:r>
              <w:rPr>
                <w:b/>
              </w:rPr>
              <w:t>NAME</w:t>
            </w:r>
            <w:r>
              <w:br/>
            </w:r>
            <w:r>
              <w:rPr>
                <w:sz w:val="18"/>
              </w:rPr>
              <w:t>Position</w:t>
            </w:r>
          </w:p>
        </w:tc>
        <w:tc>
          <w:tcPr>
            <w:tcW w:w="2981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56FDC39B" w14:textId="77777777" w:rsidR="002C7A6B" w:rsidRDefault="002C7A6B" w:rsidP="0037429E">
            <w:pPr>
              <w:pStyle w:val="Sign-off"/>
              <w:spacing w:line="276" w:lineRule="auto"/>
            </w:pP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00000A"/>
              <w:right w:val="nil"/>
            </w:tcBorders>
            <w:vAlign w:val="bottom"/>
          </w:tcPr>
          <w:p w14:paraId="604602D3" w14:textId="77777777" w:rsidR="002C7A6B" w:rsidRDefault="002C7A6B" w:rsidP="0037429E">
            <w:pPr>
              <w:pStyle w:val="Sign-off"/>
              <w:spacing w:line="276" w:lineRule="auto"/>
            </w:pPr>
          </w:p>
        </w:tc>
      </w:tr>
      <w:tr w:rsidR="002C7A6B" w14:paraId="1D1B8F84" w14:textId="77777777" w:rsidTr="0037429E">
        <w:trPr>
          <w:trHeight w:val="328"/>
        </w:trPr>
        <w:tc>
          <w:tcPr>
            <w:tcW w:w="4396" w:type="dxa"/>
            <w:tcBorders>
              <w:top w:val="nil"/>
              <w:left w:val="nil"/>
              <w:bottom w:val="nil"/>
              <w:right w:val="nil"/>
            </w:tcBorders>
          </w:tcPr>
          <w:p w14:paraId="5999F128" w14:textId="77777777" w:rsidR="002C7A6B" w:rsidRDefault="002C7A6B" w:rsidP="0037429E">
            <w:pPr>
              <w:pStyle w:val="Signature"/>
              <w:spacing w:after="0"/>
            </w:pPr>
          </w:p>
        </w:tc>
        <w:tc>
          <w:tcPr>
            <w:tcW w:w="2981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01C5837F" w14:textId="77777777" w:rsidR="002C7A6B" w:rsidRDefault="002C7A6B" w:rsidP="0037429E">
            <w:pPr>
              <w:pStyle w:val="Signature"/>
              <w:spacing w:after="0"/>
            </w:pPr>
            <w:r>
              <w:t>Signature</w:t>
            </w:r>
          </w:p>
        </w:tc>
        <w:tc>
          <w:tcPr>
            <w:tcW w:w="1848" w:type="dxa"/>
            <w:tcBorders>
              <w:top w:val="single" w:sz="4" w:space="0" w:color="00000A"/>
              <w:left w:val="nil"/>
              <w:bottom w:val="nil"/>
              <w:right w:val="nil"/>
            </w:tcBorders>
            <w:hideMark/>
          </w:tcPr>
          <w:p w14:paraId="11524B33" w14:textId="77777777" w:rsidR="002C7A6B" w:rsidRDefault="002C7A6B" w:rsidP="0037429E">
            <w:pPr>
              <w:pStyle w:val="Signature"/>
              <w:spacing w:after="0"/>
            </w:pPr>
            <w:r>
              <w:t>Date</w:t>
            </w:r>
          </w:p>
        </w:tc>
      </w:tr>
    </w:tbl>
    <w:p w14:paraId="561686EC" w14:textId="77777777" w:rsidR="002C7A6B" w:rsidRDefault="002C7A6B" w:rsidP="00DD13F4">
      <w:pPr>
        <w:spacing w:after="200" w:line="276" w:lineRule="auto"/>
        <w:ind w:left="0" w:right="0"/>
      </w:pPr>
    </w:p>
    <w:p w14:paraId="5A2EF2EF" w14:textId="77777777" w:rsidR="00DD13F4" w:rsidRDefault="00DD13F4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4A66AC" w:themeColor="accent1"/>
          <w:sz w:val="28"/>
          <w:szCs w:val="28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</w:rPr>
        <w:id w:val="-1579437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1AE47F" w14:textId="5D340E3A" w:rsidR="00034660" w:rsidRDefault="00034660">
          <w:pPr>
            <w:pStyle w:val="TOCHeading"/>
          </w:pPr>
          <w:r>
            <w:t>Contents</w:t>
          </w:r>
        </w:p>
        <w:p w14:paraId="56F86A2C" w14:textId="10C307B6" w:rsidR="005C4A3E" w:rsidRDefault="00034660">
          <w:pPr>
            <w:pStyle w:val="TOC1"/>
            <w:tabs>
              <w:tab w:val="right" w:leader="dot" w:pos="9350"/>
            </w:tabs>
            <w:rPr>
              <w:ins w:id="80" w:author="gugun wasp" w:date="2019-02-19T16:24:00Z"/>
              <w:noProof/>
              <w:kern w:val="0"/>
              <w:lang w:val="en-ID"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81" w:author="gugun wasp" w:date="2019-02-19T16:24:00Z">
            <w:r w:rsidR="005C4A3E" w:rsidRPr="00987206">
              <w:rPr>
                <w:rStyle w:val="Hyperlink"/>
                <w:noProof/>
              </w:rPr>
              <w:fldChar w:fldCharType="begin"/>
            </w:r>
            <w:r w:rsidR="005C4A3E" w:rsidRPr="00987206">
              <w:rPr>
                <w:rStyle w:val="Hyperlink"/>
                <w:noProof/>
              </w:rPr>
              <w:instrText xml:space="preserve"> </w:instrText>
            </w:r>
            <w:r w:rsidR="005C4A3E">
              <w:rPr>
                <w:noProof/>
              </w:rPr>
              <w:instrText>HYPERLINK \l "_Toc1485909"</w:instrText>
            </w:r>
            <w:r w:rsidR="005C4A3E" w:rsidRPr="00987206">
              <w:rPr>
                <w:rStyle w:val="Hyperlink"/>
                <w:noProof/>
              </w:rPr>
              <w:instrText xml:space="preserve"> </w:instrText>
            </w:r>
            <w:r w:rsidR="005C4A3E" w:rsidRPr="00987206">
              <w:rPr>
                <w:rStyle w:val="Hyperlink"/>
                <w:noProof/>
              </w:rPr>
              <w:fldChar w:fldCharType="separate"/>
            </w:r>
            <w:r w:rsidR="005C4A3E" w:rsidRPr="00987206">
              <w:rPr>
                <w:rStyle w:val="Hyperlink"/>
                <w:noProof/>
                <w:lang w:val="en-GB"/>
              </w:rPr>
              <w:t>VERSION HISTORY</w:t>
            </w:r>
            <w:r w:rsidR="005C4A3E">
              <w:rPr>
                <w:noProof/>
                <w:webHidden/>
              </w:rPr>
              <w:tab/>
            </w:r>
            <w:r w:rsidR="005C4A3E">
              <w:rPr>
                <w:noProof/>
                <w:webHidden/>
              </w:rPr>
              <w:fldChar w:fldCharType="begin"/>
            </w:r>
            <w:r w:rsidR="005C4A3E">
              <w:rPr>
                <w:noProof/>
                <w:webHidden/>
              </w:rPr>
              <w:instrText xml:space="preserve"> PAGEREF _Toc1485909 \h </w:instrText>
            </w:r>
          </w:ins>
          <w:r w:rsidR="005C4A3E">
            <w:rPr>
              <w:noProof/>
              <w:webHidden/>
            </w:rPr>
          </w:r>
          <w:r w:rsidR="005C4A3E">
            <w:rPr>
              <w:noProof/>
              <w:webHidden/>
            </w:rPr>
            <w:fldChar w:fldCharType="separate"/>
          </w:r>
          <w:ins w:id="82" w:author="gugun wasp" w:date="2019-02-19T16:24:00Z">
            <w:r w:rsidR="005C4A3E">
              <w:rPr>
                <w:noProof/>
                <w:webHidden/>
              </w:rPr>
              <w:t>1</w:t>
            </w:r>
            <w:r w:rsidR="005C4A3E">
              <w:rPr>
                <w:noProof/>
                <w:webHidden/>
              </w:rPr>
              <w:fldChar w:fldCharType="end"/>
            </w:r>
            <w:r w:rsidR="005C4A3E" w:rsidRPr="00987206">
              <w:rPr>
                <w:rStyle w:val="Hyperlink"/>
                <w:noProof/>
              </w:rPr>
              <w:fldChar w:fldCharType="end"/>
            </w:r>
          </w:ins>
        </w:p>
        <w:p w14:paraId="130E0ECD" w14:textId="72EB2F4C" w:rsidR="005C4A3E" w:rsidRDefault="005C4A3E">
          <w:pPr>
            <w:pStyle w:val="TOC1"/>
            <w:tabs>
              <w:tab w:val="right" w:leader="dot" w:pos="9350"/>
            </w:tabs>
            <w:rPr>
              <w:ins w:id="83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84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"_Toc1485910"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rFonts w:eastAsia="SimSun"/>
                <w:noProof/>
              </w:rPr>
              <w:t>APPROVAL SIGN-OFF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5" w:author="gugun wasp" w:date="2019-02-19T16:24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1D5A88C5" w14:textId="52FC5E73" w:rsidR="005C4A3E" w:rsidRDefault="005C4A3E">
          <w:pPr>
            <w:pStyle w:val="TOC1"/>
            <w:tabs>
              <w:tab w:val="right" w:leader="dot" w:pos="9350"/>
            </w:tabs>
            <w:rPr>
              <w:ins w:id="86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87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"_Toc1485911"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CURRENT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gugun wasp" w:date="2019-02-19T16:24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353DAD2E" w14:textId="0049F662" w:rsidR="005C4A3E" w:rsidRDefault="005C4A3E">
          <w:pPr>
            <w:pStyle w:val="TOC1"/>
            <w:tabs>
              <w:tab w:val="right" w:leader="dot" w:pos="9350"/>
            </w:tabs>
            <w:rPr>
              <w:ins w:id="89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90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"_Toc1485912"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REQUEST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gugun wasp" w:date="2019-02-19T16:24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1A299FB8" w14:textId="1D10A897" w:rsidR="005C4A3E" w:rsidRDefault="005C4A3E">
          <w:pPr>
            <w:pStyle w:val="TOC1"/>
            <w:tabs>
              <w:tab w:val="right" w:leader="dot" w:pos="9350"/>
            </w:tabs>
            <w:rPr>
              <w:ins w:id="92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93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"_Toc1485913"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SOLUTION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gugun wasp" w:date="2019-02-19T16:2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49E11FCC" w14:textId="116799D0" w:rsidR="005C4A3E" w:rsidRDefault="005C4A3E">
          <w:pPr>
            <w:pStyle w:val="TOC2"/>
            <w:tabs>
              <w:tab w:val="right" w:leader="dot" w:pos="9350"/>
            </w:tabs>
            <w:rPr>
              <w:ins w:id="95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96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"_Toc1485914"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Technical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7" w:author="gugun wasp" w:date="2019-02-19T16:2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5C8DB9A9" w14:textId="2BDCF86F" w:rsidR="005C4A3E" w:rsidRDefault="005C4A3E">
          <w:pPr>
            <w:pStyle w:val="TOC2"/>
            <w:tabs>
              <w:tab w:val="right" w:leader="dot" w:pos="9350"/>
            </w:tabs>
            <w:rPr>
              <w:ins w:id="98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99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"_Toc1485915"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Specifics of the technical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0" w:author="gugun wasp" w:date="2019-02-19T16:2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44187F75" w14:textId="395157DB" w:rsidR="005C4A3E" w:rsidRDefault="005C4A3E">
          <w:pPr>
            <w:pStyle w:val="TOC2"/>
            <w:tabs>
              <w:tab w:val="right" w:leader="dot" w:pos="9350"/>
            </w:tabs>
            <w:rPr>
              <w:ins w:id="101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102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"_Toc1485916"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Data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3" w:author="gugun wasp" w:date="2019-02-19T16:24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7ADE7707" w14:textId="4E797094" w:rsidR="005C4A3E" w:rsidRDefault="005C4A3E">
          <w:pPr>
            <w:pStyle w:val="TOC2"/>
            <w:tabs>
              <w:tab w:val="right" w:leader="dot" w:pos="9350"/>
            </w:tabs>
            <w:rPr>
              <w:ins w:id="104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105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"_Toc1485917"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External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6" w:author="gugun wasp" w:date="2019-02-19T16:24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43894B58" w14:textId="19DA7C96" w:rsidR="005C4A3E" w:rsidRDefault="005C4A3E">
          <w:pPr>
            <w:pStyle w:val="TOC2"/>
            <w:tabs>
              <w:tab w:val="right" w:leader="dot" w:pos="9350"/>
            </w:tabs>
            <w:rPr>
              <w:ins w:id="107" w:author="gugun wasp" w:date="2019-02-19T16:24:00Z"/>
              <w:noProof/>
              <w:kern w:val="0"/>
              <w:lang w:val="en-ID" w:eastAsia="en-ID"/>
              <w14:ligatures w14:val="none"/>
            </w:rPr>
          </w:pPr>
          <w:ins w:id="108" w:author="gugun wasp" w:date="2019-02-19T16:24:00Z">
            <w:r w:rsidRPr="00987206">
              <w:rPr>
                <w:rStyle w:val="Hyperlink"/>
                <w:noProof/>
              </w:rPr>
              <w:fldChar w:fldCharType="begin"/>
            </w:r>
            <w:r w:rsidRPr="00987206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"_Toc1485918"</w:instrText>
            </w:r>
            <w:r w:rsidRPr="00987206">
              <w:rPr>
                <w:rStyle w:val="Hyperlink"/>
                <w:noProof/>
              </w:rPr>
              <w:instrText xml:space="preserve"> </w:instrText>
            </w:r>
            <w:r w:rsidRPr="00987206">
              <w:rPr>
                <w:rStyle w:val="Hyperlink"/>
                <w:noProof/>
              </w:rPr>
              <w:fldChar w:fldCharType="separate"/>
            </w:r>
            <w:r w:rsidRPr="00987206">
              <w:rPr>
                <w:rStyle w:val="Hyperlink"/>
                <w:noProof/>
              </w:rPr>
              <w:t>Development effort and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_Toc1485918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9" w:author="gugun wasp" w:date="2019-02-19T16:24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987206">
              <w:rPr>
                <w:rStyle w:val="Hyperlink"/>
                <w:noProof/>
              </w:rPr>
              <w:fldChar w:fldCharType="end"/>
            </w:r>
          </w:ins>
        </w:p>
        <w:p w14:paraId="38793EFB" w14:textId="0995E82B" w:rsidR="009945EF" w:rsidDel="005C4A3E" w:rsidRDefault="009945EF">
          <w:pPr>
            <w:pStyle w:val="TOC1"/>
            <w:tabs>
              <w:tab w:val="right" w:leader="dot" w:pos="9350"/>
            </w:tabs>
            <w:rPr>
              <w:del w:id="110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11" w:author="gugun wasp" w:date="2019-02-19T16:24:00Z">
            <w:r w:rsidRPr="005C4A3E" w:rsidDel="005C4A3E">
              <w:rPr>
                <w:rStyle w:val="Hyperlink"/>
                <w:noProof/>
                <w:lang w:val="en-GB"/>
              </w:rPr>
              <w:delText>VERSION HISTORY</w:delText>
            </w:r>
            <w:r w:rsidDel="005C4A3E">
              <w:rPr>
                <w:noProof/>
                <w:webHidden/>
              </w:rPr>
              <w:tab/>
              <w:delText>1</w:delText>
            </w:r>
          </w:del>
        </w:p>
        <w:p w14:paraId="1E71F24F" w14:textId="0DDDD80C" w:rsidR="009945EF" w:rsidDel="005C4A3E" w:rsidRDefault="009945EF">
          <w:pPr>
            <w:pStyle w:val="TOC1"/>
            <w:tabs>
              <w:tab w:val="right" w:leader="dot" w:pos="9350"/>
            </w:tabs>
            <w:rPr>
              <w:del w:id="112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13" w:author="gugun wasp" w:date="2019-02-19T16:24:00Z">
            <w:r w:rsidRPr="005C4A3E" w:rsidDel="005C4A3E">
              <w:rPr>
                <w:rStyle w:val="Hyperlink"/>
                <w:rFonts w:eastAsia="SimSun"/>
                <w:noProof/>
              </w:rPr>
              <w:delText>APPROVAL SIGN-OFF</w:delText>
            </w:r>
            <w:r w:rsidDel="005C4A3E">
              <w:rPr>
                <w:noProof/>
                <w:webHidden/>
              </w:rPr>
              <w:tab/>
              <w:delText>2</w:delText>
            </w:r>
          </w:del>
        </w:p>
        <w:p w14:paraId="14699359" w14:textId="550B05DB" w:rsidR="009945EF" w:rsidDel="005C4A3E" w:rsidRDefault="009945EF">
          <w:pPr>
            <w:pStyle w:val="TOC1"/>
            <w:tabs>
              <w:tab w:val="right" w:leader="dot" w:pos="9350"/>
            </w:tabs>
            <w:rPr>
              <w:del w:id="114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15" w:author="gugun wasp" w:date="2019-02-19T16:24:00Z">
            <w:r w:rsidRPr="005C4A3E" w:rsidDel="005C4A3E">
              <w:rPr>
                <w:rStyle w:val="Hyperlink"/>
                <w:noProof/>
              </w:rPr>
              <w:delText>CURRENT SOLUTION</w:delText>
            </w:r>
            <w:r w:rsidDel="005C4A3E">
              <w:rPr>
                <w:noProof/>
                <w:webHidden/>
              </w:rPr>
              <w:tab/>
              <w:delText>4</w:delText>
            </w:r>
          </w:del>
        </w:p>
        <w:p w14:paraId="31467E39" w14:textId="0F7ADAE0" w:rsidR="009945EF" w:rsidDel="005C4A3E" w:rsidRDefault="009945EF">
          <w:pPr>
            <w:pStyle w:val="TOC1"/>
            <w:tabs>
              <w:tab w:val="right" w:leader="dot" w:pos="9350"/>
            </w:tabs>
            <w:rPr>
              <w:del w:id="116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17" w:author="gugun wasp" w:date="2019-02-19T16:24:00Z">
            <w:r w:rsidRPr="005C4A3E" w:rsidDel="005C4A3E">
              <w:rPr>
                <w:rStyle w:val="Hyperlink"/>
                <w:noProof/>
              </w:rPr>
              <w:delText>REQUEST DESCRIPTION</w:delText>
            </w:r>
            <w:r w:rsidDel="005C4A3E">
              <w:rPr>
                <w:noProof/>
                <w:webHidden/>
              </w:rPr>
              <w:tab/>
              <w:delText>5</w:delText>
            </w:r>
          </w:del>
        </w:p>
        <w:p w14:paraId="78650FB8" w14:textId="21D8B8A1" w:rsidR="009945EF" w:rsidDel="005C4A3E" w:rsidRDefault="009945EF">
          <w:pPr>
            <w:pStyle w:val="TOC1"/>
            <w:tabs>
              <w:tab w:val="right" w:leader="dot" w:pos="9350"/>
            </w:tabs>
            <w:rPr>
              <w:del w:id="118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19" w:author="gugun wasp" w:date="2019-02-19T16:24:00Z">
            <w:r w:rsidRPr="005C4A3E" w:rsidDel="005C4A3E">
              <w:rPr>
                <w:rStyle w:val="Hyperlink"/>
                <w:noProof/>
              </w:rPr>
              <w:delText>SOLUTION DESCRIPTION</w:delText>
            </w:r>
            <w:r w:rsidDel="005C4A3E">
              <w:rPr>
                <w:noProof/>
                <w:webHidden/>
              </w:rPr>
              <w:tab/>
              <w:delText>5</w:delText>
            </w:r>
          </w:del>
        </w:p>
        <w:p w14:paraId="5818FCD4" w14:textId="69E56237" w:rsidR="009945EF" w:rsidDel="005C4A3E" w:rsidRDefault="009945EF">
          <w:pPr>
            <w:pStyle w:val="TOC2"/>
            <w:tabs>
              <w:tab w:val="right" w:leader="dot" w:pos="9350"/>
            </w:tabs>
            <w:rPr>
              <w:del w:id="120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21" w:author="gugun wasp" w:date="2019-02-19T16:24:00Z">
            <w:r w:rsidRPr="005C4A3E" w:rsidDel="005C4A3E">
              <w:rPr>
                <w:rStyle w:val="Hyperlink"/>
                <w:noProof/>
              </w:rPr>
              <w:delText>Technical Solution</w:delText>
            </w:r>
            <w:r w:rsidDel="005C4A3E">
              <w:rPr>
                <w:noProof/>
                <w:webHidden/>
              </w:rPr>
              <w:tab/>
              <w:delText>5</w:delText>
            </w:r>
          </w:del>
        </w:p>
        <w:p w14:paraId="51A83BF0" w14:textId="7C5AEDCA" w:rsidR="009945EF" w:rsidDel="005C4A3E" w:rsidRDefault="009945EF">
          <w:pPr>
            <w:pStyle w:val="TOC2"/>
            <w:tabs>
              <w:tab w:val="right" w:leader="dot" w:pos="9350"/>
            </w:tabs>
            <w:rPr>
              <w:del w:id="122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23" w:author="gugun wasp" w:date="2019-02-19T16:24:00Z">
            <w:r w:rsidRPr="005C4A3E" w:rsidDel="005C4A3E">
              <w:rPr>
                <w:rStyle w:val="Hyperlink"/>
                <w:noProof/>
              </w:rPr>
              <w:delText>Specifics of the technical environment</w:delText>
            </w:r>
            <w:r w:rsidDel="005C4A3E">
              <w:rPr>
                <w:noProof/>
                <w:webHidden/>
              </w:rPr>
              <w:tab/>
              <w:delText>5</w:delText>
            </w:r>
          </w:del>
        </w:p>
        <w:p w14:paraId="3E1047BF" w14:textId="2E5254DC" w:rsidR="009945EF" w:rsidDel="005C4A3E" w:rsidRDefault="009945EF">
          <w:pPr>
            <w:pStyle w:val="TOC2"/>
            <w:tabs>
              <w:tab w:val="right" w:leader="dot" w:pos="9350"/>
            </w:tabs>
            <w:rPr>
              <w:del w:id="124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25" w:author="gugun wasp" w:date="2019-02-19T16:24:00Z">
            <w:r w:rsidRPr="005C4A3E" w:rsidDel="005C4A3E">
              <w:rPr>
                <w:rStyle w:val="Hyperlink"/>
                <w:noProof/>
              </w:rPr>
              <w:delText>Data requirements</w:delText>
            </w:r>
            <w:r w:rsidDel="005C4A3E">
              <w:rPr>
                <w:noProof/>
                <w:webHidden/>
              </w:rPr>
              <w:tab/>
              <w:delText>5</w:delText>
            </w:r>
          </w:del>
        </w:p>
        <w:p w14:paraId="119D30E6" w14:textId="12A8B9B1" w:rsidR="009945EF" w:rsidDel="005C4A3E" w:rsidRDefault="009945EF">
          <w:pPr>
            <w:pStyle w:val="TOC2"/>
            <w:tabs>
              <w:tab w:val="right" w:leader="dot" w:pos="9350"/>
            </w:tabs>
            <w:rPr>
              <w:del w:id="126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27" w:author="gugun wasp" w:date="2019-02-19T16:24:00Z">
            <w:r w:rsidRPr="005C4A3E" w:rsidDel="005C4A3E">
              <w:rPr>
                <w:rStyle w:val="Hyperlink"/>
                <w:noProof/>
              </w:rPr>
              <w:delText>External interfaces</w:delText>
            </w:r>
            <w:r w:rsidDel="005C4A3E">
              <w:rPr>
                <w:noProof/>
                <w:webHidden/>
              </w:rPr>
              <w:tab/>
              <w:delText>6</w:delText>
            </w:r>
          </w:del>
        </w:p>
        <w:p w14:paraId="5669981B" w14:textId="6D69F7A0" w:rsidR="009945EF" w:rsidDel="005C4A3E" w:rsidRDefault="009945EF">
          <w:pPr>
            <w:pStyle w:val="TOC2"/>
            <w:tabs>
              <w:tab w:val="right" w:leader="dot" w:pos="9350"/>
            </w:tabs>
            <w:rPr>
              <w:del w:id="128" w:author="gugun wasp" w:date="2019-02-19T16:24:00Z"/>
              <w:noProof/>
              <w:kern w:val="0"/>
              <w:lang w:val="en-ID" w:eastAsia="en-ID"/>
              <w14:ligatures w14:val="none"/>
            </w:rPr>
          </w:pPr>
          <w:del w:id="129" w:author="gugun wasp" w:date="2019-02-19T16:24:00Z">
            <w:r w:rsidRPr="005C4A3E" w:rsidDel="005C4A3E">
              <w:rPr>
                <w:rStyle w:val="Hyperlink"/>
                <w:noProof/>
              </w:rPr>
              <w:delText>Development effort and milestones</w:delText>
            </w:r>
            <w:r w:rsidDel="005C4A3E">
              <w:rPr>
                <w:noProof/>
                <w:webHidden/>
              </w:rPr>
              <w:tab/>
              <w:delText>6</w:delText>
            </w:r>
          </w:del>
        </w:p>
        <w:p w14:paraId="1DF06ACB" w14:textId="211EDFB7" w:rsidR="00034660" w:rsidRDefault="00034660" w:rsidP="0003466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DFE627E" w14:textId="77777777" w:rsidR="00034660" w:rsidRDefault="00034660">
      <w:pPr>
        <w:spacing w:after="240" w:line="252" w:lineRule="auto"/>
        <w:ind w:left="0" w:right="0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8681DC9" w14:textId="3DC8AAB4" w:rsidR="002C7A6B" w:rsidRDefault="002C7A6B" w:rsidP="003F177E">
      <w:pPr>
        <w:pStyle w:val="Heading1"/>
      </w:pPr>
      <w:bookmarkStart w:id="130" w:name="_Toc1485911"/>
      <w:r>
        <w:lastRenderedPageBreak/>
        <w:t>CURRENT SOLUTION</w:t>
      </w:r>
      <w:bookmarkEnd w:id="130"/>
    </w:p>
    <w:p w14:paraId="56498232" w14:textId="3AEF87E6" w:rsidR="002C7A6B" w:rsidRDefault="00617BEA" w:rsidP="002C7A6B">
      <w:r>
        <w:t xml:space="preserve">Current </w:t>
      </w:r>
      <w:r w:rsidR="00E024D7">
        <w:t xml:space="preserve">solution of outlet </w:t>
      </w:r>
      <w:del w:id="131" w:author="gugun wasp" w:date="2019-02-11T11:17:00Z">
        <w:r w:rsidDel="00B74015">
          <w:delText>view</w:delText>
        </w:r>
      </w:del>
      <w:ins w:id="132" w:author="gugun wasp" w:date="2019-02-11T11:17:00Z">
        <w:r w:rsidR="00B74015">
          <w:t>views</w:t>
        </w:r>
      </w:ins>
      <w:r>
        <w:t xml:space="preserve"> at </w:t>
      </w:r>
      <w:proofErr w:type="spellStart"/>
      <w:r>
        <w:t>Mobii</w:t>
      </w:r>
      <w:proofErr w:type="spellEnd"/>
      <w:r>
        <w:t xml:space="preserve"> App</w:t>
      </w:r>
      <w:ins w:id="133" w:author="gugun wasp" w:date="2019-02-11T11:19:00Z">
        <w:r w:rsidR="00B74015">
          <w:t xml:space="preserve">, reporting information transaction for sell in </w:t>
        </w:r>
        <w:proofErr w:type="spellStart"/>
        <w:r w:rsidR="00B74015">
          <w:t>starterpack</w:t>
        </w:r>
        <w:proofErr w:type="spellEnd"/>
        <w:r w:rsidR="00B74015">
          <w:t xml:space="preserve"> &amp; </w:t>
        </w:r>
        <w:proofErr w:type="spellStart"/>
        <w:r w:rsidR="00B74015">
          <w:t>SaldoMobo</w:t>
        </w:r>
        <w:proofErr w:type="spellEnd"/>
        <w:r w:rsidR="00B74015">
          <w:t xml:space="preserve"> balance, and physical en</w:t>
        </w:r>
      </w:ins>
      <w:ins w:id="134" w:author="gugun wasp" w:date="2019-02-11T11:20:00Z">
        <w:r w:rsidR="00B74015">
          <w:t>ding stock starter</w:t>
        </w:r>
        <w:r w:rsidR="002C7FDB">
          <w:t xml:space="preserve"> &amp; </w:t>
        </w:r>
        <w:proofErr w:type="spellStart"/>
        <w:r w:rsidR="002C7FDB">
          <w:t>saldo</w:t>
        </w:r>
        <w:proofErr w:type="spellEnd"/>
        <w:r w:rsidR="002C7FDB">
          <w:t xml:space="preserve"> for every outlet. This information can be view by team sales </w:t>
        </w:r>
      </w:ins>
      <w:ins w:id="135" w:author="gugun wasp" w:date="2019-02-11T11:21:00Z">
        <w:r w:rsidR="002C7FDB">
          <w:t>(SAM, CSM and Canvasser) on application (Mobile App).</w:t>
        </w:r>
      </w:ins>
      <w:del w:id="136" w:author="gugun wasp" w:date="2019-02-11T11:20:00Z">
        <w:r w:rsidR="00E024D7" w:rsidDel="002C7FDB">
          <w:delText>:</w:delText>
        </w:r>
      </w:del>
    </w:p>
    <w:p w14:paraId="00D04597" w14:textId="74852983" w:rsidR="00E024D7" w:rsidRDefault="00E024D7" w:rsidP="002C7A6B">
      <w:r>
        <w:rPr>
          <w:noProof/>
          <w:lang w:val="en-IN" w:eastAsia="en-IN"/>
        </w:rPr>
        <w:drawing>
          <wp:inline distT="0" distB="0" distL="0" distR="0" wp14:anchorId="223B6390" wp14:editId="4787E8D4">
            <wp:extent cx="2311400" cy="3544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182" cy="35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423" w14:textId="46AE0F82" w:rsidR="009834BD" w:rsidRDefault="009834BD" w:rsidP="002C7A6B">
      <w:r>
        <w:tab/>
        <w:t>+view detail:</w:t>
      </w:r>
    </w:p>
    <w:p w14:paraId="6CCFDBCA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rPr>
          <w:noProof/>
          <w:lang w:val="en-IN" w:eastAsia="en-IN"/>
        </w:rPr>
        <w:drawing>
          <wp:anchor distT="0" distB="0" distL="114300" distR="114300" simplePos="0" relativeHeight="251659268" behindDoc="0" locked="0" layoutInCell="1" allowOverlap="1" wp14:anchorId="0DBFBDF0" wp14:editId="27AF9E64">
            <wp:simplePos x="958850" y="5346700"/>
            <wp:positionH relativeFrom="column">
              <wp:align>left</wp:align>
            </wp:positionH>
            <wp:positionV relativeFrom="paragraph">
              <wp:align>top</wp:align>
            </wp:positionV>
            <wp:extent cx="2361565" cy="3803650"/>
            <wp:effectExtent l="0" t="0" r="63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Ref code</w:t>
      </w:r>
    </w:p>
    <w:p w14:paraId="22BE0008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Org Type</w:t>
      </w:r>
    </w:p>
    <w:p w14:paraId="6CCCB8D5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Created Date</w:t>
      </w:r>
    </w:p>
    <w:p w14:paraId="4FC46083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 xml:space="preserve">Total </w:t>
      </w:r>
      <w:proofErr w:type="spellStart"/>
      <w:r>
        <w:t>Qty</w:t>
      </w:r>
      <w:proofErr w:type="spellEnd"/>
      <w:r>
        <w:t xml:space="preserve"> Sold</w:t>
      </w:r>
    </w:p>
    <w:p w14:paraId="09BCE8DC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End Balance</w:t>
      </w:r>
    </w:p>
    <w:p w14:paraId="5D02E866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Transfer Balance</w:t>
      </w:r>
    </w:p>
    <w:p w14:paraId="795261C2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Transfer Balance Time</w:t>
      </w:r>
    </w:p>
    <w:p w14:paraId="6A871545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Last Visited Time</w:t>
      </w:r>
    </w:p>
    <w:p w14:paraId="274182DE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Last Visited User</w:t>
      </w:r>
    </w:p>
    <w:p w14:paraId="7FFA0DDF" w14:textId="77777777" w:rsidR="009834BD" w:rsidRPr="009834BD" w:rsidRDefault="009834BD" w:rsidP="009834BD"/>
    <w:p w14:paraId="2A705054" w14:textId="77777777" w:rsidR="009834BD" w:rsidRPr="009834BD" w:rsidRDefault="009834BD" w:rsidP="009834BD"/>
    <w:p w14:paraId="1BD000B8" w14:textId="31C68287" w:rsidR="009834BD" w:rsidRDefault="009834BD" w:rsidP="009834BD">
      <w:pPr>
        <w:pStyle w:val="ListParagraph"/>
        <w:ind w:left="792"/>
      </w:pPr>
      <w:r>
        <w:br w:type="textWrapping" w:clear="all"/>
      </w:r>
    </w:p>
    <w:p w14:paraId="0730DBC6" w14:textId="56A739FA" w:rsidR="009D0AD0" w:rsidRDefault="009D0AD0" w:rsidP="003F177E">
      <w:pPr>
        <w:pStyle w:val="Heading1"/>
      </w:pPr>
      <w:bookmarkStart w:id="137" w:name="_Toc1485912"/>
      <w:r w:rsidRPr="009D0AD0">
        <w:t>REQUEST DESCRIPTION</w:t>
      </w:r>
      <w:bookmarkEnd w:id="137"/>
    </w:p>
    <w:p w14:paraId="0A9B31C0" w14:textId="49706F3E" w:rsidR="00D756E3" w:rsidRPr="0064030F" w:rsidRDefault="00D756E3" w:rsidP="00D756E3">
      <w:pPr>
        <w:pStyle w:val="ListParagraph"/>
        <w:numPr>
          <w:ilvl w:val="0"/>
          <w:numId w:val="31"/>
        </w:numPr>
        <w:rPr>
          <w:ins w:id="138" w:author="gugun wasp" w:date="2019-02-11T15:37:00Z"/>
          <w:highlight w:val="yellow"/>
        </w:rPr>
      </w:pPr>
      <w:ins w:id="139" w:author="gugun wasp" w:date="2019-02-11T15:38:00Z">
        <w:r>
          <w:t xml:space="preserve">New menu on </w:t>
        </w:r>
        <w:proofErr w:type="spellStart"/>
        <w:r>
          <w:t>Mobii</w:t>
        </w:r>
        <w:proofErr w:type="spellEnd"/>
        <w:r>
          <w:t xml:space="preserve"> Application </w:t>
        </w:r>
      </w:ins>
      <w:ins w:id="140" w:author="gugun wasp" w:date="2019-02-11T15:39:00Z">
        <w:r>
          <w:t xml:space="preserve">that shown </w:t>
        </w:r>
      </w:ins>
      <w:ins w:id="141" w:author="gugun wasp" w:date="2019-02-11T15:46:00Z">
        <w:r w:rsidR="0073663B">
          <w:t xml:space="preserve">on </w:t>
        </w:r>
      </w:ins>
      <w:ins w:id="142" w:author="gugun wasp" w:date="2019-02-11T15:40:00Z">
        <w:r w:rsidRPr="0064030F">
          <w:rPr>
            <w:highlight w:val="yellow"/>
          </w:rPr>
          <w:t xml:space="preserve">real time </w:t>
        </w:r>
      </w:ins>
      <w:ins w:id="143" w:author="gugun wasp" w:date="2019-02-19T15:58:00Z">
        <w:r w:rsidR="00D502B9">
          <w:rPr>
            <w:highlight w:val="yellow"/>
          </w:rPr>
          <w:t>stock (</w:t>
        </w:r>
        <w:r w:rsidR="00D502B9" w:rsidRPr="00AE5ED4">
          <w:rPr>
            <w:highlight w:val="yellow"/>
          </w:rPr>
          <w:t xml:space="preserve">Physical stock of </w:t>
        </w:r>
        <w:proofErr w:type="spellStart"/>
        <w:r w:rsidR="00D502B9" w:rsidRPr="00AE5ED4">
          <w:rPr>
            <w:highlight w:val="yellow"/>
          </w:rPr>
          <w:t>starterpack</w:t>
        </w:r>
        <w:proofErr w:type="spellEnd"/>
        <w:r w:rsidR="00D502B9" w:rsidRPr="00AE5ED4">
          <w:rPr>
            <w:highlight w:val="yellow"/>
          </w:rPr>
          <w:t xml:space="preserve"> and voucher</w:t>
        </w:r>
        <w:r w:rsidR="00D502B9">
          <w:rPr>
            <w:highlight w:val="yellow"/>
          </w:rPr>
          <w:t xml:space="preserve">) with parameter </w:t>
        </w:r>
      </w:ins>
      <w:ins w:id="144" w:author="gugun wasp" w:date="2019-02-11T15:40:00Z">
        <w:r w:rsidRPr="0064030F">
          <w:rPr>
            <w:highlight w:val="yellow"/>
          </w:rPr>
          <w:t>number of Sell in, Sell out, activation</w:t>
        </w:r>
      </w:ins>
      <w:ins w:id="145" w:author="gugun wasp" w:date="2019-02-19T15:59:00Z">
        <w:r w:rsidR="00D502B9">
          <w:rPr>
            <w:highlight w:val="yellow"/>
          </w:rPr>
          <w:t>.</w:t>
        </w:r>
      </w:ins>
      <w:ins w:id="146" w:author="gugun wasp" w:date="2019-02-11T15:40:00Z">
        <w:r w:rsidRPr="0064030F">
          <w:rPr>
            <w:highlight w:val="yellow"/>
          </w:rPr>
          <w:t xml:space="preserve"> </w:t>
        </w:r>
      </w:ins>
    </w:p>
    <w:p w14:paraId="04314A8A" w14:textId="79F6C2C6" w:rsidR="00C07BD4" w:rsidRDefault="002C7FDB" w:rsidP="0064030F">
      <w:pPr>
        <w:pStyle w:val="ListParagraph"/>
        <w:numPr>
          <w:ilvl w:val="0"/>
          <w:numId w:val="31"/>
        </w:numPr>
      </w:pPr>
      <w:proofErr w:type="spellStart"/>
      <w:ins w:id="147" w:author="gugun wasp" w:date="2019-02-11T11:22:00Z">
        <w:r>
          <w:t>Mobii</w:t>
        </w:r>
        <w:proofErr w:type="spellEnd"/>
        <w:r>
          <w:t xml:space="preserve"> provide </w:t>
        </w:r>
      </w:ins>
      <w:ins w:id="148" w:author="gugun wasp" w:date="2019-02-11T11:21:00Z">
        <w:r>
          <w:t xml:space="preserve">reporting information transaction for sell in </w:t>
        </w:r>
        <w:proofErr w:type="spellStart"/>
        <w:r>
          <w:t>starterpack</w:t>
        </w:r>
        <w:proofErr w:type="spellEnd"/>
        <w:r>
          <w:t xml:space="preserve"> &amp; </w:t>
        </w:r>
        <w:proofErr w:type="spellStart"/>
        <w:r>
          <w:t>SaldoMobo</w:t>
        </w:r>
        <w:proofErr w:type="spellEnd"/>
        <w:r>
          <w:t xml:space="preserve"> balance, and physical ending stock starter &amp; </w:t>
        </w:r>
        <w:proofErr w:type="spellStart"/>
        <w:r>
          <w:t>saldo</w:t>
        </w:r>
        <w:proofErr w:type="spellEnd"/>
        <w:r>
          <w:t xml:space="preserve"> for every outlet. This information can be view by team sales (SAM, CSM and Canvasser) on application (Mobile App)</w:t>
        </w:r>
      </w:ins>
      <w:ins w:id="149" w:author="gugun wasp" w:date="2019-02-11T11:22:00Z">
        <w:r>
          <w:t xml:space="preserve">. </w:t>
        </w:r>
      </w:ins>
      <w:r w:rsidR="00617BEA">
        <w:t xml:space="preserve">Customers want additional information </w:t>
      </w:r>
      <w:r w:rsidR="009834BD">
        <w:t>on part of view detail at outlet information</w:t>
      </w:r>
      <w:r w:rsidR="00D756E3">
        <w:t>.</w:t>
      </w:r>
    </w:p>
    <w:p w14:paraId="22769317" w14:textId="64FF3245" w:rsidR="00617BEA" w:rsidRDefault="00617BEA" w:rsidP="00C07BD4"/>
    <w:p w14:paraId="52670E4C" w14:textId="77777777" w:rsidR="009834BD" w:rsidRDefault="009834BD" w:rsidP="009834BD"/>
    <w:p w14:paraId="569C583E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rPr>
          <w:noProof/>
          <w:lang w:val="en-IN" w:eastAsia="en-IN"/>
        </w:rPr>
        <w:drawing>
          <wp:anchor distT="0" distB="0" distL="114300" distR="114300" simplePos="0" relativeHeight="251661316" behindDoc="0" locked="0" layoutInCell="1" allowOverlap="1" wp14:anchorId="08237A42" wp14:editId="5415EE66">
            <wp:simplePos x="958850" y="5346700"/>
            <wp:positionH relativeFrom="column">
              <wp:align>left</wp:align>
            </wp:positionH>
            <wp:positionV relativeFrom="paragraph">
              <wp:align>top</wp:align>
            </wp:positionV>
            <wp:extent cx="2361565" cy="3803650"/>
            <wp:effectExtent l="0" t="0" r="63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Ref code</w:t>
      </w:r>
    </w:p>
    <w:p w14:paraId="46F22C2C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Org Type</w:t>
      </w:r>
    </w:p>
    <w:p w14:paraId="5395722B" w14:textId="79688200" w:rsidR="009834BD" w:rsidRDefault="009834BD" w:rsidP="009834BD">
      <w:pPr>
        <w:pStyle w:val="ListParagraph"/>
        <w:numPr>
          <w:ilvl w:val="0"/>
          <w:numId w:val="29"/>
        </w:numPr>
      </w:pPr>
      <w:r>
        <w:t>Created Date</w:t>
      </w:r>
    </w:p>
    <w:p w14:paraId="39502A18" w14:textId="588CEA9E" w:rsidR="00D502B9" w:rsidRDefault="00D502B9" w:rsidP="009834BD">
      <w:pPr>
        <w:pStyle w:val="ListParagraph"/>
        <w:numPr>
          <w:ilvl w:val="0"/>
          <w:numId w:val="29"/>
        </w:numPr>
        <w:rPr>
          <w:highlight w:val="yellow"/>
        </w:rPr>
      </w:pPr>
      <w:r w:rsidRPr="0064030F">
        <w:rPr>
          <w:highlight w:val="yellow"/>
        </w:rPr>
        <w:t>Current Stock (real time)</w:t>
      </w:r>
    </w:p>
    <w:p w14:paraId="31118EC9" w14:textId="5C8A09D8" w:rsidR="00D502B9" w:rsidRDefault="00D502B9" w:rsidP="00D502B9">
      <w:pPr>
        <w:pStyle w:val="ListParagraph"/>
        <w:numPr>
          <w:ilvl w:val="0"/>
          <w:numId w:val="34"/>
        </w:numPr>
        <w:rPr>
          <w:highlight w:val="yellow"/>
        </w:rPr>
      </w:pPr>
      <w:r>
        <w:rPr>
          <w:highlight w:val="yellow"/>
        </w:rPr>
        <w:t>Starter pack</w:t>
      </w:r>
    </w:p>
    <w:p w14:paraId="46147A5F" w14:textId="0773B26D" w:rsidR="00D502B9" w:rsidRPr="0064030F" w:rsidRDefault="00D502B9" w:rsidP="0064030F">
      <w:pPr>
        <w:pStyle w:val="ListParagraph"/>
        <w:numPr>
          <w:ilvl w:val="0"/>
          <w:numId w:val="34"/>
        </w:numPr>
        <w:rPr>
          <w:highlight w:val="yellow"/>
        </w:rPr>
      </w:pPr>
      <w:r>
        <w:rPr>
          <w:highlight w:val="yellow"/>
        </w:rPr>
        <w:t>Voucher</w:t>
      </w:r>
    </w:p>
    <w:p w14:paraId="2749C1D3" w14:textId="3F6B7DC5" w:rsidR="009834BD" w:rsidRDefault="009834BD" w:rsidP="009834BD">
      <w:pPr>
        <w:pStyle w:val="ListParagraph"/>
        <w:numPr>
          <w:ilvl w:val="0"/>
          <w:numId w:val="29"/>
        </w:numPr>
        <w:rPr>
          <w:ins w:id="150" w:author="gugun wasp" w:date="2019-02-11T11:06:00Z"/>
        </w:rPr>
      </w:pPr>
      <w:r>
        <w:t xml:space="preserve">Total </w:t>
      </w:r>
      <w:proofErr w:type="spellStart"/>
      <w:r>
        <w:t>Qty</w:t>
      </w:r>
      <w:proofErr w:type="spellEnd"/>
      <w:r>
        <w:t xml:space="preserve"> Sold</w:t>
      </w:r>
      <w:r w:rsidRPr="009834BD">
        <w:rPr>
          <w:highlight w:val="yellow"/>
        </w:rPr>
        <w:t>/Sell in</w:t>
      </w:r>
    </w:p>
    <w:p w14:paraId="481CFF69" w14:textId="16A5BA28" w:rsidR="002059B1" w:rsidRPr="0064030F" w:rsidRDefault="002059B1" w:rsidP="002059B1">
      <w:pPr>
        <w:ind w:left="792"/>
        <w:rPr>
          <w:ins w:id="151" w:author="gugun wasp" w:date="2019-02-11T11:09:00Z"/>
          <w:highlight w:val="yellow"/>
        </w:rPr>
      </w:pPr>
      <w:ins w:id="152" w:author="gugun wasp" w:date="2019-02-11T11:07:00Z">
        <w:r>
          <w:t xml:space="preserve">         </w:t>
        </w:r>
        <w:r w:rsidRPr="0064030F">
          <w:rPr>
            <w:highlight w:val="yellow"/>
          </w:rPr>
          <w:t>(</w:t>
        </w:r>
      </w:ins>
      <w:proofErr w:type="gramStart"/>
      <w:ins w:id="153" w:author="gugun wasp" w:date="2019-02-11T11:08:00Z">
        <w:r w:rsidRPr="0064030F">
          <w:rPr>
            <w:highlight w:val="yellow"/>
          </w:rPr>
          <w:t>differentiated</w:t>
        </w:r>
        <w:proofErr w:type="gramEnd"/>
        <w:r w:rsidRPr="0064030F">
          <w:rPr>
            <w:highlight w:val="yellow"/>
          </w:rPr>
          <w:t xml:space="preserve"> based </w:t>
        </w:r>
      </w:ins>
      <w:ins w:id="154" w:author="gugun wasp" w:date="2019-02-11T11:10:00Z">
        <w:r w:rsidRPr="002059B1">
          <w:rPr>
            <w:highlight w:val="yellow"/>
          </w:rPr>
          <w:t>on:</w:t>
        </w:r>
      </w:ins>
      <w:ins w:id="155" w:author="gugun wasp" w:date="2019-02-11T11:08:00Z">
        <w:r w:rsidRPr="0064030F">
          <w:rPr>
            <w:highlight w:val="yellow"/>
          </w:rPr>
          <w:t xml:space="preserve"> </w:t>
        </w:r>
      </w:ins>
      <w:ins w:id="156" w:author="gugun wasp" w:date="2019-02-11T11:09:00Z">
        <w:r w:rsidRPr="0064030F">
          <w:rPr>
            <w:highlight w:val="yellow"/>
          </w:rPr>
          <w:t xml:space="preserve">Physical Starter pack,    </w:t>
        </w:r>
      </w:ins>
    </w:p>
    <w:p w14:paraId="19C4CE67" w14:textId="3C077FB7" w:rsidR="002059B1" w:rsidRDefault="002059B1" w:rsidP="0064030F">
      <w:ins w:id="157" w:author="gugun wasp" w:date="2019-02-11T11:09:00Z">
        <w:r w:rsidRPr="0064030F">
          <w:rPr>
            <w:highlight w:val="yellow"/>
          </w:rPr>
          <w:t xml:space="preserve">          Physical Voucher, </w:t>
        </w:r>
        <w:proofErr w:type="spellStart"/>
        <w:r w:rsidRPr="0064030F">
          <w:rPr>
            <w:highlight w:val="yellow"/>
          </w:rPr>
          <w:t>SaldoMobo</w:t>
        </w:r>
        <w:proofErr w:type="spellEnd"/>
        <w:r w:rsidRPr="0064030F">
          <w:rPr>
            <w:highlight w:val="yellow"/>
          </w:rPr>
          <w:t xml:space="preserve"> Balance)</w:t>
        </w:r>
      </w:ins>
      <w:ins w:id="158" w:author="gugun wasp" w:date="2019-02-11T15:44:00Z">
        <w:r w:rsidR="00D756E3">
          <w:t xml:space="preserve"> </w:t>
        </w:r>
        <w:r w:rsidR="00D756E3" w:rsidRPr="0064030F">
          <w:rPr>
            <w:sz w:val="18"/>
            <w:vertAlign w:val="superscript"/>
          </w:rPr>
          <w:t>1)</w:t>
        </w:r>
      </w:ins>
      <w:ins w:id="159" w:author="gugun wasp" w:date="2019-02-11T11:09:00Z">
        <w:r>
          <w:t xml:space="preserve"> </w:t>
        </w:r>
      </w:ins>
    </w:p>
    <w:p w14:paraId="6816C9BC" w14:textId="2703E484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t>Previous Month</w:t>
      </w:r>
      <w:r w:rsidR="00B74015">
        <w:rPr>
          <w:i/>
          <w:highlight w:val="yellow"/>
        </w:rPr>
        <w:t xml:space="preserve"> (M-1)</w:t>
      </w:r>
    </w:p>
    <w:p w14:paraId="7735CD30" w14:textId="16D27C2D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t>Current Month</w:t>
      </w:r>
      <w:r w:rsidR="00B74015">
        <w:rPr>
          <w:i/>
          <w:highlight w:val="yellow"/>
        </w:rPr>
        <w:t xml:space="preserve"> (M-0)</w:t>
      </w:r>
    </w:p>
    <w:p w14:paraId="24F09FB0" w14:textId="00036CC3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t>Previous Week</w:t>
      </w:r>
      <w:r w:rsidR="00B74015">
        <w:rPr>
          <w:i/>
          <w:highlight w:val="yellow"/>
        </w:rPr>
        <w:t xml:space="preserve"> (W-1)</w:t>
      </w:r>
    </w:p>
    <w:p w14:paraId="70372175" w14:textId="7B222237" w:rsidR="009834BD" w:rsidRPr="009834BD" w:rsidRDefault="009834BD" w:rsidP="009834BD">
      <w:pPr>
        <w:pStyle w:val="ListParagraph"/>
        <w:numPr>
          <w:ilvl w:val="6"/>
          <w:numId w:val="29"/>
        </w:numPr>
        <w:rPr>
          <w:highlight w:val="yellow"/>
        </w:rPr>
      </w:pPr>
      <w:r w:rsidRPr="009834BD">
        <w:rPr>
          <w:i/>
          <w:highlight w:val="yellow"/>
        </w:rPr>
        <w:t>Current Week</w:t>
      </w:r>
      <w:r w:rsidR="00B74015">
        <w:rPr>
          <w:i/>
          <w:highlight w:val="yellow"/>
        </w:rPr>
        <w:t xml:space="preserve"> (W-0)</w:t>
      </w:r>
    </w:p>
    <w:p w14:paraId="539D8C33" w14:textId="2875341E" w:rsidR="009834BD" w:rsidRPr="0064030F" w:rsidRDefault="009834BD" w:rsidP="009834BD">
      <w:pPr>
        <w:pStyle w:val="ListParagraph"/>
        <w:numPr>
          <w:ilvl w:val="0"/>
          <w:numId w:val="29"/>
        </w:numPr>
        <w:rPr>
          <w:highlight w:val="yellow"/>
        </w:rPr>
      </w:pPr>
      <w:r>
        <w:t>End Balance (</w:t>
      </w:r>
      <w:proofErr w:type="spellStart"/>
      <w:r>
        <w:t>SaldoMobo</w:t>
      </w:r>
      <w:proofErr w:type="spellEnd"/>
      <w:r w:rsidR="00B74015">
        <w:t xml:space="preserve"> </w:t>
      </w:r>
      <w:r w:rsidR="00B74015" w:rsidRPr="0064030F">
        <w:rPr>
          <w:highlight w:val="yellow"/>
        </w:rPr>
        <w:sym w:font="Wingdings" w:char="F0E0"/>
      </w:r>
      <w:r w:rsidR="00B74015" w:rsidRPr="0064030F">
        <w:rPr>
          <w:highlight w:val="yellow"/>
        </w:rPr>
        <w:t xml:space="preserve"> need to be real time, </w:t>
      </w:r>
      <w:r w:rsidR="00B74015">
        <w:rPr>
          <w:highlight w:val="yellow"/>
        </w:rPr>
        <w:t>(</w:t>
      </w:r>
      <w:r w:rsidR="00B74015" w:rsidRPr="0064030F">
        <w:rPr>
          <w:highlight w:val="yellow"/>
        </w:rPr>
        <w:t xml:space="preserve">query from </w:t>
      </w:r>
      <w:proofErr w:type="spellStart"/>
      <w:r w:rsidR="00B74015" w:rsidRPr="0064030F">
        <w:rPr>
          <w:highlight w:val="yellow"/>
        </w:rPr>
        <w:t>SaldoMobo</w:t>
      </w:r>
      <w:proofErr w:type="spellEnd"/>
      <w:r w:rsidRPr="0064030F">
        <w:rPr>
          <w:highlight w:val="yellow"/>
        </w:rPr>
        <w:t>)</w:t>
      </w:r>
      <w:r w:rsidR="0073663B" w:rsidRPr="0073663B">
        <w:rPr>
          <w:sz w:val="18"/>
          <w:vertAlign w:val="superscript"/>
        </w:rPr>
        <w:t xml:space="preserve"> </w:t>
      </w:r>
      <w:r w:rsidR="0073663B">
        <w:rPr>
          <w:sz w:val="18"/>
          <w:vertAlign w:val="superscript"/>
        </w:rPr>
        <w:t>2</w:t>
      </w:r>
      <w:r w:rsidR="0073663B" w:rsidRPr="00D10D7F">
        <w:rPr>
          <w:sz w:val="18"/>
          <w:vertAlign w:val="superscript"/>
        </w:rPr>
        <w:t>)</w:t>
      </w:r>
    </w:p>
    <w:p w14:paraId="5E18647B" w14:textId="5A66D0C3" w:rsidR="009834BD" w:rsidRDefault="009834BD" w:rsidP="009834BD">
      <w:pPr>
        <w:pStyle w:val="ListParagraph"/>
        <w:numPr>
          <w:ilvl w:val="0"/>
          <w:numId w:val="29"/>
        </w:numPr>
      </w:pPr>
      <w:r>
        <w:t>Transfer Balance (</w:t>
      </w:r>
      <w:proofErr w:type="spellStart"/>
      <w:r>
        <w:t>SaldoMobo</w:t>
      </w:r>
      <w:proofErr w:type="spellEnd"/>
      <w:r>
        <w:t>)</w:t>
      </w:r>
      <w:ins w:id="160" w:author="gugun wasp" w:date="2019-02-11T15:44:00Z">
        <w:r w:rsidR="0073663B" w:rsidRPr="0073663B">
          <w:rPr>
            <w:sz w:val="18"/>
            <w:vertAlign w:val="superscript"/>
          </w:rPr>
          <w:t xml:space="preserve"> </w:t>
        </w:r>
        <w:r w:rsidR="0073663B" w:rsidRPr="00D10D7F">
          <w:rPr>
            <w:sz w:val="18"/>
            <w:vertAlign w:val="superscript"/>
          </w:rPr>
          <w:t>1)</w:t>
        </w:r>
      </w:ins>
    </w:p>
    <w:p w14:paraId="670E3562" w14:textId="53D60A4B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lastRenderedPageBreak/>
        <w:t>Previous Month</w:t>
      </w:r>
      <w:ins w:id="161" w:author="gugun wasp" w:date="2019-02-11T11:12:00Z">
        <w:r w:rsidR="00B74015">
          <w:rPr>
            <w:i/>
            <w:highlight w:val="yellow"/>
          </w:rPr>
          <w:t xml:space="preserve"> (M-1)</w:t>
        </w:r>
      </w:ins>
    </w:p>
    <w:p w14:paraId="2722F141" w14:textId="2C00BD8F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t>Current Month</w:t>
      </w:r>
      <w:ins w:id="162" w:author="gugun wasp" w:date="2019-02-11T11:12:00Z">
        <w:r w:rsidR="00B74015">
          <w:rPr>
            <w:i/>
            <w:highlight w:val="yellow"/>
          </w:rPr>
          <w:t xml:space="preserve"> (M-0</w:t>
        </w:r>
      </w:ins>
      <w:ins w:id="163" w:author="gugun wasp" w:date="2019-02-11T11:13:00Z">
        <w:r w:rsidR="00B74015">
          <w:rPr>
            <w:i/>
            <w:highlight w:val="yellow"/>
          </w:rPr>
          <w:t>)</w:t>
        </w:r>
      </w:ins>
    </w:p>
    <w:p w14:paraId="028E1FBC" w14:textId="7D8589FF" w:rsid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 w:rsidRPr="009834BD">
        <w:rPr>
          <w:i/>
          <w:highlight w:val="yellow"/>
        </w:rPr>
        <w:t>Previous Week</w:t>
      </w:r>
      <w:ins w:id="164" w:author="gugun wasp" w:date="2019-02-11T11:13:00Z">
        <w:r w:rsidR="00B74015">
          <w:rPr>
            <w:i/>
            <w:highlight w:val="yellow"/>
          </w:rPr>
          <w:t xml:space="preserve"> (W-1)</w:t>
        </w:r>
      </w:ins>
    </w:p>
    <w:p w14:paraId="45D769B9" w14:textId="5C3C32DB" w:rsidR="009834BD" w:rsidRPr="009834BD" w:rsidRDefault="009834BD" w:rsidP="009834BD">
      <w:pPr>
        <w:pStyle w:val="ListParagraph"/>
        <w:numPr>
          <w:ilvl w:val="6"/>
          <w:numId w:val="29"/>
        </w:numPr>
        <w:rPr>
          <w:i/>
          <w:highlight w:val="yellow"/>
        </w:rPr>
      </w:pPr>
      <w:r>
        <w:rPr>
          <w:i/>
          <w:highlight w:val="yellow"/>
        </w:rPr>
        <w:t>Current Week</w:t>
      </w:r>
      <w:ins w:id="165" w:author="gugun wasp" w:date="2019-02-11T11:13:00Z">
        <w:r w:rsidR="00B74015">
          <w:rPr>
            <w:i/>
            <w:highlight w:val="yellow"/>
          </w:rPr>
          <w:t xml:space="preserve"> (W-0)</w:t>
        </w:r>
      </w:ins>
    </w:p>
    <w:p w14:paraId="68D3A85C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Transfer Balance Time</w:t>
      </w:r>
    </w:p>
    <w:p w14:paraId="1AEEBDEC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Last Visited Time</w:t>
      </w:r>
    </w:p>
    <w:p w14:paraId="53F8BACF" w14:textId="77777777" w:rsidR="009834BD" w:rsidRDefault="009834BD" w:rsidP="009834BD">
      <w:pPr>
        <w:pStyle w:val="ListParagraph"/>
        <w:numPr>
          <w:ilvl w:val="0"/>
          <w:numId w:val="29"/>
        </w:numPr>
      </w:pPr>
      <w:r>
        <w:t>Last Visited User</w:t>
      </w:r>
    </w:p>
    <w:p w14:paraId="2D385F67" w14:textId="3E4DD144" w:rsidR="009834BD" w:rsidRDefault="009834BD" w:rsidP="00C07BD4">
      <w:pPr>
        <w:rPr>
          <w:ins w:id="166" w:author="gugun wasp" w:date="2019-02-11T15:36:00Z"/>
        </w:rPr>
      </w:pPr>
    </w:p>
    <w:p w14:paraId="61794AFD" w14:textId="326AAEB4" w:rsidR="0073663B" w:rsidRPr="0064030F" w:rsidRDefault="0073663B" w:rsidP="0064030F">
      <w:pPr>
        <w:rPr>
          <w:ins w:id="167" w:author="gugun wasp" w:date="2019-02-11T15:48:00Z"/>
          <w:sz w:val="18"/>
        </w:rPr>
      </w:pPr>
      <w:ins w:id="168" w:author="gugun wasp" w:date="2019-02-11T15:50:00Z">
        <w:r>
          <w:rPr>
            <w:sz w:val="18"/>
            <w:vertAlign w:val="superscript"/>
          </w:rPr>
          <w:t>1</w:t>
        </w:r>
        <w:r w:rsidRPr="00D10D7F">
          <w:rPr>
            <w:sz w:val="18"/>
            <w:vertAlign w:val="superscript"/>
          </w:rPr>
          <w:t>)</w:t>
        </w:r>
        <w:r>
          <w:rPr>
            <w:sz w:val="18"/>
            <w:vertAlign w:val="superscript"/>
          </w:rPr>
          <w:t xml:space="preserve"> </w:t>
        </w:r>
      </w:ins>
      <w:ins w:id="169" w:author="gugun wasp" w:date="2019-02-11T15:46:00Z">
        <w:r w:rsidRPr="0064030F">
          <w:rPr>
            <w:sz w:val="18"/>
          </w:rPr>
          <w:t>Previous month (</w:t>
        </w:r>
        <w:proofErr w:type="spellStart"/>
        <w:r w:rsidRPr="0064030F">
          <w:rPr>
            <w:sz w:val="18"/>
          </w:rPr>
          <w:t>starterpack</w:t>
        </w:r>
      </w:ins>
      <w:proofErr w:type="spellEnd"/>
      <w:ins w:id="170" w:author="gugun wasp" w:date="2019-02-11T15:47:00Z">
        <w:r w:rsidRPr="0064030F">
          <w:rPr>
            <w:sz w:val="18"/>
          </w:rPr>
          <w:t xml:space="preserve">, voucher, and </w:t>
        </w:r>
      </w:ins>
      <w:proofErr w:type="spellStart"/>
      <w:ins w:id="171" w:author="gugun wasp" w:date="2019-02-11T15:46:00Z">
        <w:r w:rsidRPr="0064030F">
          <w:rPr>
            <w:sz w:val="18"/>
          </w:rPr>
          <w:t>sal</w:t>
        </w:r>
      </w:ins>
      <w:ins w:id="172" w:author="gugun wasp" w:date="2019-02-11T15:47:00Z">
        <w:r w:rsidRPr="0064030F">
          <w:rPr>
            <w:sz w:val="18"/>
          </w:rPr>
          <w:t>domobo</w:t>
        </w:r>
        <w:proofErr w:type="spellEnd"/>
        <w:r w:rsidRPr="0064030F">
          <w:rPr>
            <w:sz w:val="18"/>
          </w:rPr>
          <w:t xml:space="preserve"> balance), reporting accumulation transaction sell in </w:t>
        </w:r>
        <w:proofErr w:type="spellStart"/>
        <w:r w:rsidRPr="0064030F">
          <w:rPr>
            <w:sz w:val="18"/>
          </w:rPr>
          <w:t>starterpack</w:t>
        </w:r>
        <w:proofErr w:type="spellEnd"/>
        <w:r w:rsidRPr="0064030F">
          <w:rPr>
            <w:sz w:val="18"/>
          </w:rPr>
          <w:t xml:space="preserve"> and </w:t>
        </w:r>
        <w:proofErr w:type="spellStart"/>
        <w:r w:rsidRPr="0064030F">
          <w:rPr>
            <w:sz w:val="18"/>
          </w:rPr>
          <w:t>saldomobo</w:t>
        </w:r>
        <w:proofErr w:type="spellEnd"/>
        <w:r w:rsidRPr="0064030F">
          <w:rPr>
            <w:sz w:val="18"/>
          </w:rPr>
          <w:t xml:space="preserve"> balance M-1, </w:t>
        </w:r>
      </w:ins>
      <w:ins w:id="173" w:author="gugun wasp" w:date="2019-02-11T15:48:00Z">
        <w:r w:rsidRPr="0064030F">
          <w:rPr>
            <w:sz w:val="18"/>
          </w:rPr>
          <w:t>report will be generated on monthly basis.</w:t>
        </w:r>
      </w:ins>
    </w:p>
    <w:p w14:paraId="58E7CEA0" w14:textId="52667E88" w:rsidR="0073663B" w:rsidRPr="0064030F" w:rsidRDefault="0073663B" w:rsidP="0073663B">
      <w:pPr>
        <w:rPr>
          <w:ins w:id="174" w:author="gugun wasp" w:date="2019-02-11T15:48:00Z"/>
          <w:sz w:val="14"/>
        </w:rPr>
      </w:pPr>
      <w:ins w:id="175" w:author="gugun wasp" w:date="2019-02-11T15:48:00Z">
        <w:r w:rsidRPr="0064030F">
          <w:rPr>
            <w:sz w:val="18"/>
          </w:rPr>
          <w:t xml:space="preserve">Previous </w:t>
        </w:r>
      </w:ins>
      <w:ins w:id="176" w:author="gugun wasp" w:date="2019-02-11T15:49:00Z">
        <w:r w:rsidRPr="0064030F">
          <w:rPr>
            <w:sz w:val="18"/>
          </w:rPr>
          <w:t>week</w:t>
        </w:r>
      </w:ins>
      <w:ins w:id="177" w:author="gugun wasp" w:date="2019-02-11T15:48:00Z">
        <w:r w:rsidRPr="0064030F">
          <w:rPr>
            <w:sz w:val="18"/>
          </w:rPr>
          <w:t xml:space="preserve"> (</w:t>
        </w:r>
        <w:proofErr w:type="spellStart"/>
        <w:r w:rsidRPr="0064030F">
          <w:rPr>
            <w:sz w:val="18"/>
          </w:rPr>
          <w:t>starterpack</w:t>
        </w:r>
        <w:proofErr w:type="spellEnd"/>
        <w:r w:rsidRPr="0064030F">
          <w:rPr>
            <w:sz w:val="18"/>
          </w:rPr>
          <w:t xml:space="preserve">, voucher, and </w:t>
        </w:r>
        <w:proofErr w:type="spellStart"/>
        <w:r w:rsidRPr="0064030F">
          <w:rPr>
            <w:sz w:val="18"/>
          </w:rPr>
          <w:t>saldomobo</w:t>
        </w:r>
        <w:proofErr w:type="spellEnd"/>
        <w:r w:rsidRPr="0064030F">
          <w:rPr>
            <w:sz w:val="18"/>
          </w:rPr>
          <w:t xml:space="preserve"> balance), reporting accumulation transaction sell in </w:t>
        </w:r>
        <w:proofErr w:type="spellStart"/>
        <w:r w:rsidRPr="0064030F">
          <w:rPr>
            <w:sz w:val="18"/>
          </w:rPr>
          <w:t>starterpack</w:t>
        </w:r>
        <w:proofErr w:type="spellEnd"/>
        <w:r w:rsidRPr="0064030F">
          <w:rPr>
            <w:sz w:val="18"/>
          </w:rPr>
          <w:t xml:space="preserve"> and </w:t>
        </w:r>
        <w:proofErr w:type="spellStart"/>
        <w:r w:rsidRPr="0064030F">
          <w:rPr>
            <w:sz w:val="18"/>
          </w:rPr>
          <w:t>saldomobo</w:t>
        </w:r>
        <w:proofErr w:type="spellEnd"/>
        <w:r w:rsidRPr="0064030F">
          <w:rPr>
            <w:sz w:val="18"/>
          </w:rPr>
          <w:t xml:space="preserve"> balance </w:t>
        </w:r>
      </w:ins>
      <w:ins w:id="178" w:author="gugun wasp" w:date="2019-02-11T15:49:00Z">
        <w:r w:rsidRPr="0064030F">
          <w:rPr>
            <w:sz w:val="18"/>
          </w:rPr>
          <w:t>W</w:t>
        </w:r>
      </w:ins>
      <w:ins w:id="179" w:author="gugun wasp" w:date="2019-02-11T15:48:00Z">
        <w:r w:rsidRPr="0064030F">
          <w:rPr>
            <w:sz w:val="18"/>
          </w:rPr>
          <w:t xml:space="preserve">-1, report will be generated on </w:t>
        </w:r>
      </w:ins>
      <w:ins w:id="180" w:author="gugun wasp" w:date="2019-02-11T15:49:00Z">
        <w:r w:rsidRPr="0064030F">
          <w:rPr>
            <w:sz w:val="18"/>
          </w:rPr>
          <w:t>week</w:t>
        </w:r>
      </w:ins>
      <w:ins w:id="181" w:author="gugun wasp" w:date="2019-02-11T15:48:00Z">
        <w:r w:rsidRPr="0064030F">
          <w:rPr>
            <w:sz w:val="18"/>
          </w:rPr>
          <w:t>ly basis</w:t>
        </w:r>
      </w:ins>
    </w:p>
    <w:p w14:paraId="23A98FE7" w14:textId="7E52CD42" w:rsidR="0073663B" w:rsidRPr="00D10D7F" w:rsidRDefault="0073663B" w:rsidP="0073663B">
      <w:pPr>
        <w:rPr>
          <w:ins w:id="182" w:author="gugun wasp" w:date="2019-02-11T15:51:00Z"/>
          <w:sz w:val="14"/>
        </w:rPr>
      </w:pPr>
      <w:ins w:id="183" w:author="gugun wasp" w:date="2019-02-11T15:45:00Z">
        <w:r>
          <w:rPr>
            <w:sz w:val="18"/>
            <w:vertAlign w:val="superscript"/>
          </w:rPr>
          <w:t>2</w:t>
        </w:r>
        <w:r w:rsidRPr="00D10D7F">
          <w:rPr>
            <w:sz w:val="18"/>
            <w:vertAlign w:val="superscript"/>
          </w:rPr>
          <w:t>)</w:t>
        </w:r>
      </w:ins>
      <w:ins w:id="184" w:author="gugun wasp" w:date="2019-02-11T15:51:00Z">
        <w:r>
          <w:rPr>
            <w:sz w:val="18"/>
            <w:vertAlign w:val="superscript"/>
          </w:rPr>
          <w:t xml:space="preserve"> </w:t>
        </w:r>
      </w:ins>
      <w:ins w:id="185" w:author="gugun wasp" w:date="2019-02-11T15:52:00Z">
        <w:r>
          <w:rPr>
            <w:sz w:val="18"/>
          </w:rPr>
          <w:t xml:space="preserve">Ending balance </w:t>
        </w:r>
        <w:proofErr w:type="spellStart"/>
        <w:r>
          <w:rPr>
            <w:sz w:val="18"/>
          </w:rPr>
          <w:t>saldomobo</w:t>
        </w:r>
        <w:proofErr w:type="spellEnd"/>
        <w:r>
          <w:rPr>
            <w:sz w:val="18"/>
          </w:rPr>
          <w:t xml:space="preserve">, reporting balance outlet in </w:t>
        </w:r>
        <w:proofErr w:type="spellStart"/>
        <w:r>
          <w:rPr>
            <w:sz w:val="18"/>
          </w:rPr>
          <w:t>saldomobo</w:t>
        </w:r>
        <w:proofErr w:type="spellEnd"/>
        <w:r>
          <w:rPr>
            <w:sz w:val="18"/>
          </w:rPr>
          <w:t xml:space="preserve"> application, report will be generated on real time (query to </w:t>
        </w:r>
        <w:proofErr w:type="spellStart"/>
        <w:r>
          <w:rPr>
            <w:sz w:val="18"/>
          </w:rPr>
          <w:t>sal</w:t>
        </w:r>
      </w:ins>
      <w:ins w:id="186" w:author="gugun wasp" w:date="2019-02-11T15:53:00Z">
        <w:r>
          <w:rPr>
            <w:sz w:val="18"/>
          </w:rPr>
          <w:t>domobo</w:t>
        </w:r>
        <w:proofErr w:type="spellEnd"/>
        <w:r>
          <w:rPr>
            <w:sz w:val="18"/>
          </w:rPr>
          <w:t xml:space="preserve"> application)</w:t>
        </w:r>
      </w:ins>
    </w:p>
    <w:p w14:paraId="77CC7C29" w14:textId="0CD7EEAF" w:rsidR="0073663B" w:rsidRDefault="0073663B" w:rsidP="00C07BD4">
      <w:pPr>
        <w:rPr>
          <w:ins w:id="187" w:author="gugun wasp" w:date="2019-04-16T14:51:00Z"/>
        </w:rPr>
      </w:pPr>
      <w:commentRangeStart w:id="188"/>
    </w:p>
    <w:p w14:paraId="52EC6479" w14:textId="2E31BB75" w:rsidR="00045347" w:rsidRPr="0064030F" w:rsidRDefault="00045347" w:rsidP="00C07BD4">
      <w:pPr>
        <w:rPr>
          <w:ins w:id="189" w:author="gugun wasp" w:date="2019-04-16T14:54:00Z"/>
          <w:highlight w:val="green"/>
        </w:rPr>
      </w:pPr>
      <w:ins w:id="190" w:author="gugun wasp" w:date="2019-04-16T14:51:00Z">
        <w:r w:rsidRPr="0064030F">
          <w:rPr>
            <w:highlight w:val="green"/>
          </w:rPr>
          <w:t xml:space="preserve">End balance </w:t>
        </w:r>
      </w:ins>
      <w:ins w:id="191" w:author="gugun wasp" w:date="2019-04-16T14:52:00Z">
        <w:r w:rsidR="008A0EE5" w:rsidRPr="0064030F">
          <w:rPr>
            <w:highlight w:val="green"/>
          </w:rPr>
          <w:sym w:font="Wingdings" w:char="F0E0"/>
        </w:r>
        <w:r w:rsidR="008A0EE5" w:rsidRPr="0064030F">
          <w:rPr>
            <w:highlight w:val="green"/>
          </w:rPr>
          <w:t xml:space="preserve"> will be change</w:t>
        </w:r>
      </w:ins>
      <w:ins w:id="192" w:author="gugun wasp" w:date="2019-04-16T14:55:00Z">
        <w:r w:rsidR="00483FD6" w:rsidRPr="0064030F">
          <w:rPr>
            <w:highlight w:val="green"/>
          </w:rPr>
          <w:t>d</w:t>
        </w:r>
      </w:ins>
      <w:ins w:id="193" w:author="gugun wasp" w:date="2019-04-16T14:52:00Z">
        <w:r w:rsidR="008A0EE5" w:rsidRPr="0064030F">
          <w:rPr>
            <w:highlight w:val="green"/>
          </w:rPr>
          <w:t xml:space="preserve"> to End Balance (D-1)</w:t>
        </w:r>
      </w:ins>
    </w:p>
    <w:p w14:paraId="7DAB04F1" w14:textId="0E0240D3" w:rsidR="001823D4" w:rsidRPr="0064030F" w:rsidRDefault="00483FD6" w:rsidP="00C07BD4">
      <w:pPr>
        <w:rPr>
          <w:ins w:id="194" w:author="gugun wasp" w:date="2019-04-16T14:55:00Z"/>
          <w:highlight w:val="green"/>
        </w:rPr>
      </w:pPr>
      <w:ins w:id="195" w:author="gugun wasp" w:date="2019-04-16T14:55:00Z">
        <w:r w:rsidRPr="0064030F">
          <w:rPr>
            <w:highlight w:val="green"/>
          </w:rPr>
          <w:t>Will introduce 2 new pages:</w:t>
        </w:r>
      </w:ins>
    </w:p>
    <w:p w14:paraId="7775413C" w14:textId="6D3E61C4" w:rsidR="00483FD6" w:rsidRPr="0064030F" w:rsidRDefault="00483FD6" w:rsidP="00483FD6">
      <w:pPr>
        <w:pStyle w:val="ListParagraph"/>
        <w:numPr>
          <w:ilvl w:val="0"/>
          <w:numId w:val="39"/>
        </w:numPr>
        <w:rPr>
          <w:ins w:id="196" w:author="gugun wasp" w:date="2019-04-16T14:56:00Z"/>
          <w:highlight w:val="green"/>
        </w:rPr>
      </w:pPr>
      <w:ins w:id="197" w:author="gugun wasp" w:date="2019-04-16T14:55:00Z">
        <w:r w:rsidRPr="0064030F">
          <w:rPr>
            <w:highlight w:val="green"/>
          </w:rPr>
          <w:t xml:space="preserve">Current stock </w:t>
        </w:r>
        <w:r w:rsidR="0097474A" w:rsidRPr="0064030F">
          <w:rPr>
            <w:highlight w:val="green"/>
          </w:rPr>
          <w:t>(SP, Voucher, Balance)</w:t>
        </w:r>
      </w:ins>
    </w:p>
    <w:p w14:paraId="0D399E22" w14:textId="244EDCA0" w:rsidR="0097474A" w:rsidRPr="0064030F" w:rsidRDefault="0097474A" w:rsidP="0097474A">
      <w:pPr>
        <w:pStyle w:val="ListParagraph"/>
        <w:ind w:left="432"/>
        <w:rPr>
          <w:ins w:id="198" w:author="gugun wasp" w:date="2019-04-16T14:56:00Z"/>
          <w:highlight w:val="green"/>
        </w:rPr>
      </w:pPr>
      <w:ins w:id="199" w:author="gugun wasp" w:date="2019-04-16T14:56:00Z">
        <w:r w:rsidRPr="0064030F">
          <w:rPr>
            <w:highlight w:val="green"/>
          </w:rPr>
          <w:t xml:space="preserve">*) Voucher will </w:t>
        </w:r>
        <w:r w:rsidR="00EC6CDB" w:rsidRPr="0064030F">
          <w:rPr>
            <w:highlight w:val="green"/>
          </w:rPr>
          <w:t>add information (Data and Reload)</w:t>
        </w:r>
      </w:ins>
    </w:p>
    <w:p w14:paraId="0072B388" w14:textId="2A515B69" w:rsidR="00EC6CDB" w:rsidRDefault="00EC6CDB">
      <w:pPr>
        <w:ind w:left="0"/>
        <w:rPr>
          <w:ins w:id="200" w:author="gugun wasp" w:date="2019-04-16T14:51:00Z"/>
        </w:rPr>
        <w:pPrChange w:id="201" w:author="gugun wasp" w:date="2019-04-16T14:56:00Z">
          <w:pPr/>
        </w:pPrChange>
      </w:pPr>
      <w:ins w:id="202" w:author="gugun wasp" w:date="2019-04-16T14:56:00Z">
        <w:r w:rsidRPr="0064030F">
          <w:rPr>
            <w:highlight w:val="green"/>
          </w:rPr>
          <w:t xml:space="preserve"> 2) </w:t>
        </w:r>
      </w:ins>
      <w:ins w:id="203" w:author="gugun wasp" w:date="2019-04-16T14:57:00Z">
        <w:r w:rsidR="00506791" w:rsidRPr="0064030F">
          <w:rPr>
            <w:highlight w:val="green"/>
          </w:rPr>
          <w:t xml:space="preserve">Sell In report </w:t>
        </w:r>
        <w:r w:rsidR="0001267F" w:rsidRPr="0064030F">
          <w:rPr>
            <w:highlight w:val="green"/>
          </w:rPr>
          <w:t>(Monthly and Weekly)</w:t>
        </w:r>
        <w:r w:rsidR="00506791">
          <w:t xml:space="preserve"> </w:t>
        </w:r>
      </w:ins>
      <w:ins w:id="204" w:author="gugun wasp" w:date="2019-04-16T14:56:00Z">
        <w:r>
          <w:t xml:space="preserve"> </w:t>
        </w:r>
      </w:ins>
      <w:commentRangeEnd w:id="188"/>
      <w:ins w:id="205" w:author="gugun wasp" w:date="2019-04-16T16:41:00Z">
        <w:r w:rsidR="00243889">
          <w:rPr>
            <w:rStyle w:val="CommentReference"/>
          </w:rPr>
          <w:commentReference w:id="188"/>
        </w:r>
      </w:ins>
    </w:p>
    <w:p w14:paraId="4D7BC701" w14:textId="208E46B5" w:rsidR="00045347" w:rsidRDefault="00045347" w:rsidP="00C07BD4">
      <w:pPr>
        <w:rPr>
          <w:ins w:id="206" w:author="gugun wasp" w:date="2019-04-16T14:51:00Z"/>
        </w:rPr>
      </w:pPr>
    </w:p>
    <w:p w14:paraId="0D3B6353" w14:textId="77777777" w:rsidR="00045347" w:rsidRDefault="00045347" w:rsidP="00C07BD4">
      <w:pPr>
        <w:rPr>
          <w:ins w:id="207" w:author="gugun wasp" w:date="2019-02-11T15:36:00Z"/>
        </w:rPr>
      </w:pPr>
    </w:p>
    <w:p w14:paraId="5851028C" w14:textId="67FE8582" w:rsidR="00D756E3" w:rsidDel="0073663B" w:rsidRDefault="00D756E3">
      <w:pPr>
        <w:pStyle w:val="ListParagraph"/>
        <w:numPr>
          <w:ilvl w:val="0"/>
          <w:numId w:val="31"/>
        </w:numPr>
        <w:rPr>
          <w:del w:id="208" w:author="gugun wasp" w:date="2019-02-11T15:53:00Z"/>
        </w:rPr>
        <w:pPrChange w:id="209" w:author="gugun wasp" w:date="2019-02-11T15:37:00Z">
          <w:pPr/>
        </w:pPrChange>
      </w:pPr>
    </w:p>
    <w:p w14:paraId="207E2722" w14:textId="004F76FA" w:rsidR="00617BEA" w:rsidRDefault="002C7FDB">
      <w:pPr>
        <w:pStyle w:val="ListParagraph"/>
        <w:numPr>
          <w:ilvl w:val="0"/>
          <w:numId w:val="31"/>
        </w:numPr>
        <w:rPr>
          <w:ins w:id="210" w:author="gugun wasp" w:date="2019-02-11T11:26:00Z"/>
        </w:rPr>
        <w:pPrChange w:id="211" w:author="gugun wasp" w:date="2019-02-11T15:53:00Z">
          <w:pPr/>
        </w:pPrChange>
      </w:pPr>
      <w:ins w:id="212" w:author="gugun wasp" w:date="2019-02-11T11:26:00Z">
        <w:r>
          <w:t xml:space="preserve">This report information can be viewed </w:t>
        </w:r>
      </w:ins>
      <w:ins w:id="213" w:author="gugun wasp" w:date="2019-02-11T15:53:00Z">
        <w:r w:rsidR="0073663B">
          <w:t xml:space="preserve">on </w:t>
        </w:r>
        <w:proofErr w:type="spellStart"/>
        <w:r w:rsidR="0073663B">
          <w:t>Mobii</w:t>
        </w:r>
        <w:proofErr w:type="spellEnd"/>
        <w:r w:rsidR="0073663B">
          <w:t xml:space="preserve"> Web GUI </w:t>
        </w:r>
      </w:ins>
      <w:ins w:id="214" w:author="gugun wasp" w:date="2019-02-11T11:26:00Z">
        <w:r>
          <w:t>by sales team with condition:</w:t>
        </w:r>
      </w:ins>
    </w:p>
    <w:p w14:paraId="1A0BC306" w14:textId="00648047" w:rsidR="002C7FDB" w:rsidRDefault="002C7FDB" w:rsidP="002C7FDB">
      <w:pPr>
        <w:pStyle w:val="ListParagraph"/>
        <w:numPr>
          <w:ilvl w:val="0"/>
          <w:numId w:val="30"/>
        </w:numPr>
        <w:rPr>
          <w:ins w:id="215" w:author="gugun wasp" w:date="2019-02-11T11:29:00Z"/>
        </w:rPr>
      </w:pPr>
      <w:ins w:id="216" w:author="gugun wasp" w:date="2019-02-11T11:27:00Z">
        <w:r>
          <w:t xml:space="preserve">Head of Sales (HOS), Sales Area Manager (SAM) and Cluster Sales Manager (CSM) can view outlet </w:t>
        </w:r>
      </w:ins>
      <w:ins w:id="217" w:author="gugun wasp" w:date="2019-02-11T11:28:00Z">
        <w:r>
          <w:t xml:space="preserve">information based on hierarchy </w:t>
        </w:r>
      </w:ins>
      <w:ins w:id="218" w:author="gugun wasp" w:date="2019-02-11T11:29:00Z">
        <w:r>
          <w:t>territory on web application.</w:t>
        </w:r>
      </w:ins>
    </w:p>
    <w:p w14:paraId="2A99E176" w14:textId="4C58D4D7" w:rsidR="002C7FDB" w:rsidRDefault="002C7FDB">
      <w:pPr>
        <w:pStyle w:val="ListParagraph"/>
        <w:numPr>
          <w:ilvl w:val="0"/>
          <w:numId w:val="30"/>
        </w:numPr>
        <w:pPrChange w:id="219" w:author="gugun wasp" w:date="2019-02-11T11:27:00Z">
          <w:pPr/>
        </w:pPrChange>
      </w:pPr>
      <w:ins w:id="220" w:author="gugun wasp" w:date="2019-02-11T11:29:00Z">
        <w:r>
          <w:t>Canvasser and Sales Force can view outlet</w:t>
        </w:r>
      </w:ins>
      <w:ins w:id="221" w:author="gugun wasp" w:date="2019-02-11T11:30:00Z">
        <w:r w:rsidR="00706283">
          <w:t xml:space="preserve"> information based on operator mapping on mobile application</w:t>
        </w:r>
      </w:ins>
    </w:p>
    <w:p w14:paraId="3B82A50A" w14:textId="1E0240E2" w:rsidR="009834BD" w:rsidRDefault="009834BD" w:rsidP="00C07BD4"/>
    <w:p w14:paraId="577FE62E" w14:textId="60AE68DF" w:rsidR="009834BD" w:rsidRDefault="009834BD" w:rsidP="00C07BD4"/>
    <w:p w14:paraId="1DFA1E03" w14:textId="40CD13C0" w:rsidR="009834BD" w:rsidRPr="00C07BD4" w:rsidRDefault="009834BD" w:rsidP="00C07BD4">
      <w:r>
        <w:t xml:space="preserve">This purpose of changes is for better monitoring transactions </w:t>
      </w:r>
      <w:r w:rsidR="00964D28">
        <w:t>for</w:t>
      </w:r>
      <w:r>
        <w:t xml:space="preserve"> canvasser</w:t>
      </w:r>
      <w:r w:rsidR="00964D28">
        <w:t xml:space="preserve"> and give better insight for increas</w:t>
      </w:r>
      <w:r w:rsidR="00B557E9">
        <w:t>ing</w:t>
      </w:r>
      <w:r w:rsidR="00964D28">
        <w:t xml:space="preserve"> selling to approach outlet using previous/history (weekly, monthly) transactions</w:t>
      </w:r>
    </w:p>
    <w:p w14:paraId="352784E0" w14:textId="36A87A16" w:rsidR="009945EF" w:rsidRDefault="009945EF" w:rsidP="009D0AD0">
      <w:pPr>
        <w:rPr>
          <w:ins w:id="222" w:author="gugun wasp" w:date="2019-02-19T16:02:00Z"/>
          <w:rFonts w:asciiTheme="majorHAnsi" w:eastAsiaTheme="majorEastAsia" w:hAnsiTheme="majorHAnsi" w:cstheme="majorBidi"/>
          <w:caps/>
          <w:color w:val="4A66AC" w:themeColor="accent1"/>
          <w:sz w:val="28"/>
          <w:szCs w:val="28"/>
        </w:rPr>
      </w:pPr>
    </w:p>
    <w:p w14:paraId="786076EE" w14:textId="77777777" w:rsidR="00D502B9" w:rsidRDefault="00D502B9" w:rsidP="009D0AD0">
      <w:pPr>
        <w:rPr>
          <w:rFonts w:asciiTheme="majorHAnsi" w:eastAsiaTheme="majorEastAsia" w:hAnsiTheme="majorHAnsi" w:cstheme="majorBidi"/>
          <w:caps/>
          <w:color w:val="4A66AC" w:themeColor="accent1"/>
          <w:sz w:val="28"/>
          <w:szCs w:val="28"/>
        </w:rPr>
      </w:pPr>
    </w:p>
    <w:p w14:paraId="3C83E412" w14:textId="14AFBE62" w:rsidR="009D0AD0" w:rsidRDefault="009D0AD0" w:rsidP="009D0AD0">
      <w:r w:rsidRPr="009D0AD0">
        <w:rPr>
          <w:rFonts w:asciiTheme="majorHAnsi" w:eastAsiaTheme="majorEastAsia" w:hAnsiTheme="majorHAnsi" w:cstheme="majorBidi"/>
          <w:caps/>
          <w:color w:val="4A66AC" w:themeColor="accent1"/>
          <w:sz w:val="28"/>
          <w:szCs w:val="28"/>
        </w:rPr>
        <w:t>Functional requirements</w:t>
      </w:r>
    </w:p>
    <w:p w14:paraId="61162F43" w14:textId="77777777" w:rsidR="00D502B9" w:rsidRDefault="009D0AD0" w:rsidP="009D0AD0">
      <w:pPr>
        <w:rPr>
          <w:ins w:id="223" w:author="gugun wasp" w:date="2019-02-19T15:58:00Z"/>
        </w:rPr>
      </w:pPr>
      <w:del w:id="224" w:author="gugun wasp" w:date="2019-02-19T15:57:00Z">
        <w:r w:rsidDel="00D502B9">
          <w:delText>Describe functional requirements</w:delText>
        </w:r>
      </w:del>
      <w:proofErr w:type="spellStart"/>
      <w:ins w:id="225" w:author="gugun wasp" w:date="2019-02-19T15:57:00Z">
        <w:r w:rsidR="00D502B9">
          <w:t>Mobii</w:t>
        </w:r>
        <w:proofErr w:type="spellEnd"/>
        <w:r w:rsidR="00D502B9">
          <w:t xml:space="preserve"> Mobile App need provide information</w:t>
        </w:r>
      </w:ins>
      <w:ins w:id="226" w:author="gugun wasp" w:date="2019-02-19T15:58:00Z">
        <w:r w:rsidR="00D502B9">
          <w:t>:</w:t>
        </w:r>
      </w:ins>
    </w:p>
    <w:p w14:paraId="4B0D40D7" w14:textId="77777777" w:rsidR="00D502B9" w:rsidRDefault="00D502B9" w:rsidP="00D502B9">
      <w:pPr>
        <w:pStyle w:val="ListParagraph"/>
        <w:numPr>
          <w:ilvl w:val="0"/>
          <w:numId w:val="33"/>
        </w:numPr>
        <w:rPr>
          <w:ins w:id="227" w:author="gugun wasp" w:date="2019-02-19T16:02:00Z"/>
        </w:rPr>
      </w:pPr>
      <w:ins w:id="228" w:author="gugun wasp" w:date="2019-02-19T15:58:00Z">
        <w:r>
          <w:t xml:space="preserve">Number of </w:t>
        </w:r>
      </w:ins>
      <w:ins w:id="229" w:author="gugun wasp" w:date="2019-02-19T16:02:00Z">
        <w:r>
          <w:t>stocks</w:t>
        </w:r>
      </w:ins>
      <w:ins w:id="230" w:author="gugun wasp" w:date="2019-02-19T15:58:00Z">
        <w:r>
          <w:t xml:space="preserve"> </w:t>
        </w:r>
      </w:ins>
      <w:ins w:id="231" w:author="gugun wasp" w:date="2019-02-19T16:02:00Z">
        <w:r>
          <w:t>on real time</w:t>
        </w:r>
      </w:ins>
    </w:p>
    <w:p w14:paraId="76FF5D0B" w14:textId="77777777" w:rsidR="00D502B9" w:rsidRDefault="00D502B9" w:rsidP="00D502B9">
      <w:pPr>
        <w:pStyle w:val="ListParagraph"/>
        <w:numPr>
          <w:ilvl w:val="1"/>
          <w:numId w:val="33"/>
        </w:numPr>
        <w:rPr>
          <w:ins w:id="232" w:author="gugun wasp" w:date="2019-02-19T16:02:00Z"/>
        </w:rPr>
      </w:pPr>
      <w:ins w:id="233" w:author="gugun wasp" w:date="2019-02-19T16:02:00Z">
        <w:r>
          <w:t xml:space="preserve">Balance = using </w:t>
        </w:r>
        <w:proofErr w:type="spellStart"/>
        <w:r>
          <w:t>Mobo</w:t>
        </w:r>
        <w:proofErr w:type="spellEnd"/>
        <w:r>
          <w:t xml:space="preserve"> API</w:t>
        </w:r>
      </w:ins>
    </w:p>
    <w:p w14:paraId="65284F7E" w14:textId="77777777" w:rsidR="00D502B9" w:rsidRDefault="00D502B9" w:rsidP="00D502B9">
      <w:pPr>
        <w:pStyle w:val="ListParagraph"/>
        <w:ind w:left="1802"/>
        <w:rPr>
          <w:ins w:id="234" w:author="gugun wasp" w:date="2019-02-19T16:03:00Z"/>
        </w:rPr>
      </w:pPr>
      <w:ins w:id="235" w:author="gugun wasp" w:date="2019-02-19T16:02:00Z">
        <w:r>
          <w:t xml:space="preserve">(This is need </w:t>
        </w:r>
      </w:ins>
      <w:ins w:id="236" w:author="gugun wasp" w:date="2019-02-19T16:03:00Z">
        <w:r>
          <w:t>Inquiry balance API from MOBO)</w:t>
        </w:r>
      </w:ins>
      <w:ins w:id="237" w:author="gugun wasp" w:date="2019-02-19T16:02:00Z">
        <w:r>
          <w:t xml:space="preserve"> </w:t>
        </w:r>
      </w:ins>
    </w:p>
    <w:p w14:paraId="4CEF587E" w14:textId="77777777" w:rsidR="005019A1" w:rsidRDefault="005019A1" w:rsidP="00D502B9">
      <w:pPr>
        <w:pStyle w:val="ListParagraph"/>
        <w:numPr>
          <w:ilvl w:val="1"/>
          <w:numId w:val="33"/>
        </w:numPr>
        <w:rPr>
          <w:ins w:id="238" w:author="gugun wasp" w:date="2019-02-19T16:04:00Z"/>
        </w:rPr>
      </w:pPr>
      <w:ins w:id="239" w:author="gugun wasp" w:date="2019-02-19T16:04:00Z">
        <w:r>
          <w:lastRenderedPageBreak/>
          <w:t xml:space="preserve">Starter pack </w:t>
        </w:r>
      </w:ins>
    </w:p>
    <w:p w14:paraId="36B9CE7B" w14:textId="648A9DBE" w:rsidR="005019A1" w:rsidRDefault="005019A1" w:rsidP="005019A1">
      <w:pPr>
        <w:pStyle w:val="ListParagraph"/>
        <w:ind w:left="1802"/>
        <w:rPr>
          <w:ins w:id="240" w:author="gugun wasp" w:date="2019-02-19T16:05:00Z"/>
        </w:rPr>
      </w:pPr>
      <w:ins w:id="241" w:author="gugun wasp" w:date="2019-02-19T16:04:00Z">
        <w:r>
          <w:t xml:space="preserve">(This </w:t>
        </w:r>
      </w:ins>
      <w:ins w:id="242" w:author="gugun wasp" w:date="2019-02-19T16:05:00Z">
        <w:r>
          <w:t>needs</w:t>
        </w:r>
      </w:ins>
      <w:ins w:id="243" w:author="gugun wasp" w:date="2019-02-19T16:04:00Z">
        <w:r>
          <w:t xml:space="preserve"> to be calculated on </w:t>
        </w:r>
        <w:proofErr w:type="spellStart"/>
        <w:r>
          <w:t>Mobii</w:t>
        </w:r>
        <w:proofErr w:type="spellEnd"/>
        <w:r>
          <w:t xml:space="preserve">: Current </w:t>
        </w:r>
      </w:ins>
      <w:ins w:id="244" w:author="gugun wasp" w:date="2019-02-19T16:05:00Z">
        <w:r>
          <w:t>SP + Total Sell in – (Total Sell out + Activation</w:t>
        </w:r>
      </w:ins>
      <w:ins w:id="245" w:author="gugun wasp" w:date="2019-04-16T14:59:00Z">
        <w:r w:rsidR="001F3E8C">
          <w:t>+ Deactivation</w:t>
        </w:r>
      </w:ins>
      <w:ins w:id="246" w:author="gugun wasp" w:date="2019-02-19T16:05:00Z">
        <w:r>
          <w:t>)</w:t>
        </w:r>
      </w:ins>
    </w:p>
    <w:p w14:paraId="61AF79CF" w14:textId="0D56344A" w:rsidR="009D0AD0" w:rsidRDefault="005019A1" w:rsidP="005019A1">
      <w:pPr>
        <w:pStyle w:val="ListParagraph"/>
        <w:numPr>
          <w:ilvl w:val="1"/>
          <w:numId w:val="33"/>
        </w:numPr>
        <w:rPr>
          <w:ins w:id="247" w:author="gugun wasp" w:date="2019-02-19T16:05:00Z"/>
        </w:rPr>
      </w:pPr>
      <w:ins w:id="248" w:author="gugun wasp" w:date="2019-02-19T16:05:00Z">
        <w:r>
          <w:t>Voucher</w:t>
        </w:r>
      </w:ins>
    </w:p>
    <w:p w14:paraId="2BB9AE08" w14:textId="676A1B8A" w:rsidR="005019A1" w:rsidRDefault="005019A1" w:rsidP="005019A1">
      <w:pPr>
        <w:pStyle w:val="ListParagraph"/>
        <w:ind w:left="1802"/>
        <w:rPr>
          <w:ins w:id="249" w:author="gugun wasp" w:date="2019-02-19T16:07:00Z"/>
        </w:rPr>
      </w:pPr>
      <w:ins w:id="250" w:author="gugun wasp" w:date="2019-02-19T16:05:00Z">
        <w:r>
          <w:t xml:space="preserve">(This needs to be calculated on </w:t>
        </w:r>
        <w:proofErr w:type="spellStart"/>
        <w:r>
          <w:t>Mobii</w:t>
        </w:r>
      </w:ins>
      <w:proofErr w:type="spellEnd"/>
      <w:ins w:id="251" w:author="gugun wasp" w:date="2019-02-19T16:06:00Z">
        <w:r>
          <w:t>: Current Voucher + Total Sell in – Total Sell out</w:t>
        </w:r>
      </w:ins>
    </w:p>
    <w:p w14:paraId="6CAF62BC" w14:textId="77777777" w:rsidR="005019A1" w:rsidRDefault="005019A1" w:rsidP="005019A1">
      <w:pPr>
        <w:pStyle w:val="ListParagraph"/>
        <w:ind w:left="1802"/>
        <w:rPr>
          <w:ins w:id="252" w:author="gugun wasp" w:date="2019-02-19T16:06:00Z"/>
        </w:rPr>
      </w:pPr>
    </w:p>
    <w:p w14:paraId="1EFC39AE" w14:textId="3F159056" w:rsidR="005019A1" w:rsidRDefault="005019A1" w:rsidP="005019A1">
      <w:pPr>
        <w:pStyle w:val="ListParagraph"/>
        <w:numPr>
          <w:ilvl w:val="0"/>
          <w:numId w:val="33"/>
        </w:numPr>
        <w:rPr>
          <w:ins w:id="253" w:author="gugun wasp" w:date="2019-02-19T16:08:00Z"/>
        </w:rPr>
      </w:pPr>
      <w:ins w:id="254" w:author="gugun wasp" w:date="2019-02-19T16:07:00Z">
        <w:r>
          <w:t xml:space="preserve">Total Sell in </w:t>
        </w:r>
      </w:ins>
      <w:ins w:id="255" w:author="gugun wasp" w:date="2019-02-19T16:08:00Z">
        <w:r>
          <w:t xml:space="preserve">Stocks </w:t>
        </w:r>
      </w:ins>
      <w:ins w:id="256" w:author="gugun wasp" w:date="2019-02-19T16:07:00Z">
        <w:r>
          <w:t>on Period (</w:t>
        </w:r>
      </w:ins>
      <w:ins w:id="257" w:author="gugun wasp" w:date="2019-02-19T16:14:00Z">
        <w:r>
          <w:t>Previous</w:t>
        </w:r>
      </w:ins>
      <w:ins w:id="258" w:author="gugun wasp" w:date="2019-02-19T16:07:00Z">
        <w:r>
          <w:t xml:space="preserve"> Month, </w:t>
        </w:r>
      </w:ins>
      <w:ins w:id="259" w:author="gugun wasp" w:date="2019-02-19T16:14:00Z">
        <w:r>
          <w:t>Current</w:t>
        </w:r>
      </w:ins>
      <w:ins w:id="260" w:author="gugun wasp" w:date="2019-02-19T16:07:00Z">
        <w:r>
          <w:t xml:space="preserve"> Month, </w:t>
        </w:r>
      </w:ins>
      <w:ins w:id="261" w:author="gugun wasp" w:date="2019-02-19T16:14:00Z">
        <w:r>
          <w:t>Previous</w:t>
        </w:r>
      </w:ins>
      <w:ins w:id="262" w:author="gugun wasp" w:date="2019-02-19T16:07:00Z">
        <w:r>
          <w:t xml:space="preserve"> Week, </w:t>
        </w:r>
      </w:ins>
      <w:ins w:id="263" w:author="gugun wasp" w:date="2019-02-19T16:14:00Z">
        <w:r>
          <w:t>Current</w:t>
        </w:r>
      </w:ins>
      <w:ins w:id="264" w:author="gugun wasp" w:date="2019-02-19T16:07:00Z">
        <w:r>
          <w:t xml:space="preserve"> Week)</w:t>
        </w:r>
      </w:ins>
    </w:p>
    <w:p w14:paraId="0F5B9350" w14:textId="77777777" w:rsidR="00773106" w:rsidRPr="009D0AD0" w:rsidRDefault="005019A1" w:rsidP="005019A1">
      <w:pPr>
        <w:rPr>
          <w:ins w:id="265" w:author="gugun wasp" w:date="2019-02-19T16:17:00Z"/>
        </w:rPr>
      </w:pPr>
      <w:ins w:id="266" w:author="gugun wasp" w:date="2019-02-19T16:07:00Z">
        <w:r>
          <w:t xml:space="preserve"> </w:t>
        </w:r>
      </w:ins>
    </w:p>
    <w:tbl>
      <w:tblPr>
        <w:tblW w:w="6369" w:type="dxa"/>
        <w:tblInd w:w="680" w:type="dxa"/>
        <w:tblLook w:val="04A0" w:firstRow="1" w:lastRow="0" w:firstColumn="1" w:lastColumn="0" w:noHBand="0" w:noVBand="1"/>
        <w:tblPrChange w:id="267" w:author="gugun wasp" w:date="2019-02-19T16:19:00Z">
          <w:tblPr>
            <w:tblW w:w="5960" w:type="dxa"/>
            <w:tblLook w:val="04A0" w:firstRow="1" w:lastRow="0" w:firstColumn="1" w:lastColumn="0" w:noHBand="0" w:noVBand="1"/>
          </w:tblPr>
        </w:tblPrChange>
      </w:tblPr>
      <w:tblGrid>
        <w:gridCol w:w="2258"/>
        <w:gridCol w:w="2127"/>
        <w:gridCol w:w="1984"/>
        <w:tblGridChange w:id="268">
          <w:tblGrid>
            <w:gridCol w:w="1980"/>
            <w:gridCol w:w="2120"/>
            <w:gridCol w:w="1860"/>
          </w:tblGrid>
        </w:tblGridChange>
      </w:tblGrid>
      <w:tr w:rsidR="00773106" w:rsidRPr="00773106" w14:paraId="03956B6B" w14:textId="77777777" w:rsidTr="00B65C88">
        <w:trPr>
          <w:trHeight w:val="300"/>
          <w:ins w:id="269" w:author="gugun wasp" w:date="2019-02-19T16:17:00Z"/>
          <w:trPrChange w:id="270" w:author="gugun wasp" w:date="2019-02-19T16:19:00Z">
            <w:trPr>
              <w:trHeight w:val="300"/>
            </w:trPr>
          </w:trPrChange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71" w:author="gugun wasp" w:date="2019-02-19T16:19:00Z">
              <w:tcPr>
                <w:tcW w:w="1980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72F155D" w14:textId="77777777" w:rsidR="00773106" w:rsidRPr="00773106" w:rsidRDefault="00773106" w:rsidP="00773106">
            <w:pPr>
              <w:spacing w:after="0"/>
              <w:ind w:left="0" w:right="0"/>
              <w:rPr>
                <w:ins w:id="272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73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Stocks/Period</w:t>
              </w:r>
            </w:ins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274" w:author="gugun wasp" w:date="2019-02-19T16:19:00Z">
              <w:tcPr>
                <w:tcW w:w="2120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4537E8D" w14:textId="32A4A2FD" w:rsidR="00773106" w:rsidRPr="00773106" w:rsidRDefault="00773106" w:rsidP="00773106">
            <w:pPr>
              <w:spacing w:after="0"/>
              <w:ind w:left="0" w:right="0"/>
              <w:rPr>
                <w:ins w:id="275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76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Previous Week (</w:t>
              </w:r>
            </w:ins>
            <w:ins w:id="277" w:author="gugun wasp" w:date="2019-04-16T13:46:00Z">
              <w:r w:rsidR="0037429E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W</w:t>
              </w:r>
            </w:ins>
            <w:ins w:id="278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-1)</w:t>
              </w:r>
            </w:ins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79" w:author="gugun wasp" w:date="2019-02-19T16:19:00Z">
              <w:tcPr>
                <w:tcW w:w="1860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22AEB65" w14:textId="7CDE2406" w:rsidR="00773106" w:rsidRPr="00773106" w:rsidRDefault="00773106" w:rsidP="00773106">
            <w:pPr>
              <w:spacing w:after="0"/>
              <w:ind w:left="0" w:right="0"/>
              <w:rPr>
                <w:ins w:id="280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81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Current Week (</w:t>
              </w:r>
            </w:ins>
            <w:ins w:id="282" w:author="gugun wasp" w:date="2019-04-16T13:46:00Z">
              <w:r w:rsidR="00E56B39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W</w:t>
              </w:r>
            </w:ins>
            <w:ins w:id="283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)</w:t>
              </w:r>
            </w:ins>
          </w:p>
        </w:tc>
      </w:tr>
      <w:tr w:rsidR="00773106" w:rsidRPr="00773106" w14:paraId="174A1AF5" w14:textId="77777777" w:rsidTr="00B65C88">
        <w:trPr>
          <w:trHeight w:val="290"/>
          <w:ins w:id="284" w:author="gugun wasp" w:date="2019-02-19T16:17:00Z"/>
          <w:trPrChange w:id="285" w:author="gugun wasp" w:date="2019-02-19T16:19:00Z">
            <w:trPr>
              <w:trHeight w:val="29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86" w:author="gugun wasp" w:date="2019-02-19T16:19:00Z">
              <w:tcPr>
                <w:tcW w:w="1980" w:type="dxa"/>
                <w:tcBorders>
                  <w:top w:val="nil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646A6AA" w14:textId="77777777" w:rsidR="00773106" w:rsidRPr="00773106" w:rsidRDefault="00773106" w:rsidP="00773106">
            <w:pPr>
              <w:spacing w:after="0"/>
              <w:ind w:left="0" w:right="0"/>
              <w:rPr>
                <w:ins w:id="287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88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Physical Starter pack</w:t>
              </w:r>
            </w:ins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289" w:author="gugun wasp" w:date="2019-02-19T16:19:00Z">
              <w:tcPr>
                <w:tcW w:w="21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F74837A" w14:textId="77777777" w:rsidR="00773106" w:rsidRPr="00773106" w:rsidRDefault="00773106" w:rsidP="00773106">
            <w:pPr>
              <w:spacing w:after="0"/>
              <w:ind w:left="0" w:right="0"/>
              <w:rPr>
                <w:ins w:id="290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91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92" w:author="gugun wasp" w:date="2019-02-19T16:19:00Z">
              <w:tcPr>
                <w:tcW w:w="1860" w:type="dxa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3E4B03F" w14:textId="77777777" w:rsidR="00773106" w:rsidRPr="00773106" w:rsidRDefault="00773106" w:rsidP="00773106">
            <w:pPr>
              <w:spacing w:after="0"/>
              <w:ind w:left="0" w:right="0"/>
              <w:rPr>
                <w:ins w:id="293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94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  <w:tr w:rsidR="00773106" w:rsidRPr="00773106" w14:paraId="2B6A6219" w14:textId="77777777" w:rsidTr="00B65C88">
        <w:trPr>
          <w:trHeight w:val="290"/>
          <w:ins w:id="295" w:author="gugun wasp" w:date="2019-02-19T16:17:00Z"/>
          <w:trPrChange w:id="296" w:author="gugun wasp" w:date="2019-02-19T16:19:00Z">
            <w:trPr>
              <w:trHeight w:val="29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297" w:author="gugun wasp" w:date="2019-02-19T16:19:00Z">
              <w:tcPr>
                <w:tcW w:w="1980" w:type="dxa"/>
                <w:tcBorders>
                  <w:top w:val="nil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0F8FA14" w14:textId="77777777" w:rsidR="00773106" w:rsidRPr="00773106" w:rsidRDefault="00773106" w:rsidP="00773106">
            <w:pPr>
              <w:spacing w:after="0"/>
              <w:ind w:left="0" w:right="0"/>
              <w:rPr>
                <w:ins w:id="298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299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Physical Voucher</w:t>
              </w:r>
            </w:ins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00" w:author="gugun wasp" w:date="2019-02-19T16:19:00Z">
              <w:tcPr>
                <w:tcW w:w="212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9E9946" w14:textId="77777777" w:rsidR="00773106" w:rsidRPr="00773106" w:rsidRDefault="00773106" w:rsidP="00773106">
            <w:pPr>
              <w:spacing w:after="0"/>
              <w:ind w:left="0" w:right="0"/>
              <w:rPr>
                <w:ins w:id="301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02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03" w:author="gugun wasp" w:date="2019-02-19T16:19:00Z">
              <w:tcPr>
                <w:tcW w:w="1860" w:type="dxa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16ADB42" w14:textId="77777777" w:rsidR="00773106" w:rsidRPr="00773106" w:rsidRDefault="00773106" w:rsidP="00773106">
            <w:pPr>
              <w:spacing w:after="0"/>
              <w:ind w:left="0" w:right="0"/>
              <w:rPr>
                <w:ins w:id="304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05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  <w:tr w:rsidR="00773106" w:rsidRPr="00773106" w14:paraId="4F605953" w14:textId="77777777" w:rsidTr="00B65C88">
        <w:trPr>
          <w:trHeight w:val="300"/>
          <w:ins w:id="306" w:author="gugun wasp" w:date="2019-02-19T16:17:00Z"/>
          <w:trPrChange w:id="307" w:author="gugun wasp" w:date="2019-02-19T16:19:00Z">
            <w:trPr>
              <w:trHeight w:val="30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08" w:author="gugun wasp" w:date="2019-02-19T16:19:00Z">
              <w:tcPr>
                <w:tcW w:w="1980" w:type="dxa"/>
                <w:tcBorders>
                  <w:top w:val="nil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B421AF2" w14:textId="77777777" w:rsidR="00773106" w:rsidRPr="00773106" w:rsidRDefault="00773106" w:rsidP="00773106">
            <w:pPr>
              <w:spacing w:after="0"/>
              <w:ind w:left="0" w:right="0"/>
              <w:rPr>
                <w:ins w:id="309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ins w:id="310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Saldo</w:t>
              </w:r>
              <w:proofErr w:type="spellEnd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 xml:space="preserve"> </w:t>
              </w:r>
              <w:proofErr w:type="spellStart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Mobo</w:t>
              </w:r>
              <w:proofErr w:type="spellEnd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 xml:space="preserve"> Balance</w:t>
              </w:r>
            </w:ins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11" w:author="gugun wasp" w:date="2019-02-19T16:19:00Z">
              <w:tcPr>
                <w:tcW w:w="2120" w:type="dxa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21082CB" w14:textId="77777777" w:rsidR="00773106" w:rsidRPr="00773106" w:rsidRDefault="00773106" w:rsidP="00773106">
            <w:pPr>
              <w:spacing w:after="0"/>
              <w:ind w:left="0" w:right="0"/>
              <w:rPr>
                <w:ins w:id="312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13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14" w:author="gugun wasp" w:date="2019-02-19T16:19:00Z">
              <w:tcPr>
                <w:tcW w:w="1860" w:type="dxa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766728" w14:textId="77777777" w:rsidR="00773106" w:rsidRPr="00773106" w:rsidRDefault="00773106" w:rsidP="00773106">
            <w:pPr>
              <w:spacing w:after="0"/>
              <w:ind w:left="0" w:right="0"/>
              <w:rPr>
                <w:ins w:id="315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16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</w:tbl>
    <w:p w14:paraId="011F145D" w14:textId="0826113E" w:rsidR="005019A1" w:rsidRDefault="005019A1" w:rsidP="005019A1">
      <w:pPr>
        <w:rPr>
          <w:ins w:id="317" w:author="gugun wasp" w:date="2019-02-19T16:19:00Z"/>
        </w:rPr>
      </w:pPr>
    </w:p>
    <w:p w14:paraId="740DEDEB" w14:textId="441336B1" w:rsidR="00773106" w:rsidRDefault="00B65C88">
      <w:pPr>
        <w:ind w:left="720" w:firstLine="2"/>
        <w:rPr>
          <w:ins w:id="318" w:author="gugun wasp" w:date="2019-02-19T16:17:00Z"/>
        </w:rPr>
        <w:pPrChange w:id="319" w:author="gugun wasp" w:date="2019-02-19T16:21:00Z">
          <w:pPr/>
        </w:pPrChange>
      </w:pPr>
      <w:ins w:id="320" w:author="gugun wasp" w:date="2019-02-19T16:20:00Z">
        <w:r>
          <w:t xml:space="preserve">Previous week (starter pack, voucher, </w:t>
        </w:r>
        <w:proofErr w:type="spellStart"/>
        <w:r>
          <w:t>mobo</w:t>
        </w:r>
        <w:proofErr w:type="spellEnd"/>
        <w:r>
          <w:t xml:space="preserve"> balance), reporting accumulation transaction sell in starter</w:t>
        </w:r>
      </w:ins>
      <w:ins w:id="321" w:author="gugun wasp" w:date="2019-02-19T16:21:00Z">
        <w:r>
          <w:t xml:space="preserve"> pack, voucher, and </w:t>
        </w:r>
        <w:proofErr w:type="spellStart"/>
        <w:r>
          <w:t>mobo</w:t>
        </w:r>
        <w:proofErr w:type="spellEnd"/>
        <w:r>
          <w:t xml:space="preserve"> balance W-1, reporting will be generated on weekly basis</w:t>
        </w:r>
      </w:ins>
    </w:p>
    <w:p w14:paraId="42011A18" w14:textId="31A0A0EC" w:rsidR="00773106" w:rsidRDefault="00773106" w:rsidP="005019A1">
      <w:pPr>
        <w:rPr>
          <w:ins w:id="322" w:author="gugun wasp" w:date="2019-02-19T16:17:00Z"/>
        </w:rPr>
      </w:pPr>
    </w:p>
    <w:tbl>
      <w:tblPr>
        <w:tblW w:w="6511" w:type="dxa"/>
        <w:tblInd w:w="710" w:type="dxa"/>
        <w:tblLook w:val="04A0" w:firstRow="1" w:lastRow="0" w:firstColumn="1" w:lastColumn="0" w:noHBand="0" w:noVBand="1"/>
        <w:tblPrChange w:id="323" w:author="gugun wasp" w:date="2019-02-19T16:19:00Z">
          <w:tblPr>
            <w:tblW w:w="6511" w:type="dxa"/>
            <w:tblLook w:val="04A0" w:firstRow="1" w:lastRow="0" w:firstColumn="1" w:lastColumn="0" w:noHBand="0" w:noVBand="1"/>
          </w:tblPr>
        </w:tblPrChange>
      </w:tblPr>
      <w:tblGrid>
        <w:gridCol w:w="2258"/>
        <w:gridCol w:w="2268"/>
        <w:gridCol w:w="1985"/>
        <w:tblGridChange w:id="324">
          <w:tblGrid>
            <w:gridCol w:w="2258"/>
            <w:gridCol w:w="2127"/>
            <w:gridCol w:w="141"/>
            <w:gridCol w:w="1985"/>
          </w:tblGrid>
        </w:tblGridChange>
      </w:tblGrid>
      <w:tr w:rsidR="00773106" w:rsidRPr="00773106" w14:paraId="6C38A72C" w14:textId="77777777" w:rsidTr="00B65C88">
        <w:trPr>
          <w:trHeight w:val="300"/>
          <w:ins w:id="325" w:author="gugun wasp" w:date="2019-02-19T16:17:00Z"/>
          <w:trPrChange w:id="326" w:author="gugun wasp" w:date="2019-02-19T16:19:00Z">
            <w:trPr>
              <w:trHeight w:val="300"/>
            </w:trPr>
          </w:trPrChange>
        </w:trPr>
        <w:tc>
          <w:tcPr>
            <w:tcW w:w="2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27" w:author="gugun wasp" w:date="2019-02-19T16:19:00Z">
              <w:tcPr>
                <w:tcW w:w="2258" w:type="dxa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D0CC39" w14:textId="77777777" w:rsidR="00773106" w:rsidRPr="00773106" w:rsidRDefault="00773106" w:rsidP="00773106">
            <w:pPr>
              <w:spacing w:after="0"/>
              <w:ind w:left="0" w:right="0"/>
              <w:rPr>
                <w:ins w:id="328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29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Stocks/Period</w:t>
              </w:r>
            </w:ins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30" w:author="gugun wasp" w:date="2019-02-19T16:19:00Z">
              <w:tcPr>
                <w:tcW w:w="2127" w:type="dxa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7376640" w14:textId="77777777" w:rsidR="00773106" w:rsidRPr="00773106" w:rsidRDefault="00773106" w:rsidP="00773106">
            <w:pPr>
              <w:spacing w:after="0"/>
              <w:ind w:left="0" w:right="0"/>
              <w:rPr>
                <w:ins w:id="331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32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Previous Month (M-1)</w:t>
              </w:r>
            </w:ins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33" w:author="gugun wasp" w:date="2019-02-19T16:19:00Z">
              <w:tcPr>
                <w:tcW w:w="2126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35A59EC" w14:textId="77777777" w:rsidR="00773106" w:rsidRPr="00773106" w:rsidRDefault="00773106" w:rsidP="00773106">
            <w:pPr>
              <w:spacing w:after="0"/>
              <w:ind w:left="0" w:right="0"/>
              <w:rPr>
                <w:ins w:id="334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35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Current Month (M)</w:t>
              </w:r>
            </w:ins>
          </w:p>
        </w:tc>
      </w:tr>
      <w:tr w:rsidR="00773106" w:rsidRPr="00773106" w14:paraId="04D7EA01" w14:textId="77777777" w:rsidTr="00B65C88">
        <w:trPr>
          <w:trHeight w:val="290"/>
          <w:ins w:id="336" w:author="gugun wasp" w:date="2019-02-19T16:17:00Z"/>
          <w:trPrChange w:id="337" w:author="gugun wasp" w:date="2019-02-19T16:19:00Z">
            <w:trPr>
              <w:trHeight w:val="29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38" w:author="gugun wasp" w:date="2019-02-19T16:19:00Z">
              <w:tcPr>
                <w:tcW w:w="2258" w:type="dxa"/>
                <w:tcBorders>
                  <w:top w:val="nil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4722750" w14:textId="77777777" w:rsidR="00773106" w:rsidRPr="00773106" w:rsidRDefault="00773106" w:rsidP="00773106">
            <w:pPr>
              <w:spacing w:after="0"/>
              <w:ind w:left="0" w:right="0"/>
              <w:rPr>
                <w:ins w:id="339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40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Physical Starter pack</w:t>
              </w:r>
            </w:ins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41" w:author="gugun wasp" w:date="2019-02-19T16:19:00Z">
              <w:tcPr>
                <w:tcW w:w="2268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A5B0A4B" w14:textId="77777777" w:rsidR="00773106" w:rsidRPr="00773106" w:rsidRDefault="00773106" w:rsidP="00773106">
            <w:pPr>
              <w:spacing w:after="0"/>
              <w:ind w:left="0" w:right="0"/>
              <w:rPr>
                <w:ins w:id="342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43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44" w:author="gugun wasp" w:date="2019-02-19T16:19:00Z">
              <w:tcPr>
                <w:tcW w:w="1985" w:type="dxa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1A6BE1B" w14:textId="77777777" w:rsidR="00773106" w:rsidRPr="00773106" w:rsidRDefault="00773106" w:rsidP="00773106">
            <w:pPr>
              <w:spacing w:after="0"/>
              <w:ind w:left="0" w:right="0"/>
              <w:rPr>
                <w:ins w:id="345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46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  <w:tr w:rsidR="00773106" w:rsidRPr="00773106" w14:paraId="3A58F91B" w14:textId="77777777" w:rsidTr="00B65C88">
        <w:trPr>
          <w:trHeight w:val="290"/>
          <w:ins w:id="347" w:author="gugun wasp" w:date="2019-02-19T16:17:00Z"/>
          <w:trPrChange w:id="348" w:author="gugun wasp" w:date="2019-02-19T16:19:00Z">
            <w:trPr>
              <w:trHeight w:val="29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49" w:author="gugun wasp" w:date="2019-02-19T16:19:00Z">
              <w:tcPr>
                <w:tcW w:w="2258" w:type="dxa"/>
                <w:tcBorders>
                  <w:top w:val="nil"/>
                  <w:left w:val="single" w:sz="8" w:space="0" w:color="auto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A38D3D2" w14:textId="77777777" w:rsidR="00773106" w:rsidRPr="00773106" w:rsidRDefault="00773106" w:rsidP="00773106">
            <w:pPr>
              <w:spacing w:after="0"/>
              <w:ind w:left="0" w:right="0"/>
              <w:rPr>
                <w:ins w:id="350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51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Physical Voucher</w:t>
              </w:r>
            </w:ins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52" w:author="gugun wasp" w:date="2019-02-19T16:19:00Z">
              <w:tcPr>
                <w:tcW w:w="2268" w:type="dxa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123069E" w14:textId="77777777" w:rsidR="00773106" w:rsidRPr="00773106" w:rsidRDefault="00773106" w:rsidP="00773106">
            <w:pPr>
              <w:spacing w:after="0"/>
              <w:ind w:left="0" w:right="0"/>
              <w:rPr>
                <w:ins w:id="353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54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55" w:author="gugun wasp" w:date="2019-02-19T16:19:00Z">
              <w:tcPr>
                <w:tcW w:w="1985" w:type="dxa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7C1A161" w14:textId="77777777" w:rsidR="00773106" w:rsidRPr="00773106" w:rsidRDefault="00773106" w:rsidP="00773106">
            <w:pPr>
              <w:spacing w:after="0"/>
              <w:ind w:left="0" w:right="0"/>
              <w:rPr>
                <w:ins w:id="356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57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  <w:tr w:rsidR="00773106" w:rsidRPr="00773106" w14:paraId="17645F47" w14:textId="77777777" w:rsidTr="00B65C88">
        <w:trPr>
          <w:trHeight w:val="300"/>
          <w:ins w:id="358" w:author="gugun wasp" w:date="2019-02-19T16:17:00Z"/>
          <w:trPrChange w:id="359" w:author="gugun wasp" w:date="2019-02-19T16:19:00Z">
            <w:trPr>
              <w:trHeight w:val="300"/>
            </w:trPr>
          </w:trPrChange>
        </w:trPr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60" w:author="gugun wasp" w:date="2019-02-19T16:19:00Z">
              <w:tcPr>
                <w:tcW w:w="2258" w:type="dxa"/>
                <w:tcBorders>
                  <w:top w:val="nil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25945BF" w14:textId="77777777" w:rsidR="00773106" w:rsidRPr="00773106" w:rsidRDefault="00773106" w:rsidP="00773106">
            <w:pPr>
              <w:spacing w:after="0"/>
              <w:ind w:left="0" w:right="0"/>
              <w:rPr>
                <w:ins w:id="361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ins w:id="362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Saldo</w:t>
              </w:r>
              <w:proofErr w:type="spellEnd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 xml:space="preserve"> </w:t>
              </w:r>
              <w:proofErr w:type="spellStart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Mobo</w:t>
              </w:r>
              <w:proofErr w:type="spellEnd"/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 xml:space="preserve"> Balance</w:t>
              </w:r>
            </w:ins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  <w:tcPrChange w:id="363" w:author="gugun wasp" w:date="2019-02-19T16:19:00Z">
              <w:tcPr>
                <w:tcW w:w="2268" w:type="dxa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5D5680F" w14:textId="77777777" w:rsidR="00773106" w:rsidRPr="00773106" w:rsidRDefault="00773106" w:rsidP="00773106">
            <w:pPr>
              <w:spacing w:after="0"/>
              <w:ind w:left="0" w:right="0"/>
              <w:rPr>
                <w:ins w:id="364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65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  <w:tcPrChange w:id="366" w:author="gugun wasp" w:date="2019-02-19T16:19:00Z">
              <w:tcPr>
                <w:tcW w:w="1985" w:type="dxa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705DFB7" w14:textId="77777777" w:rsidR="00773106" w:rsidRPr="00773106" w:rsidRDefault="00773106" w:rsidP="00773106">
            <w:pPr>
              <w:spacing w:after="0"/>
              <w:ind w:left="0" w:right="0"/>
              <w:rPr>
                <w:ins w:id="367" w:author="gugun wasp" w:date="2019-02-19T16:17:00Z"/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ins w:id="368" w:author="gugun wasp" w:date="2019-02-19T16:17:00Z">
              <w:r w:rsidRPr="00773106">
                <w:rPr>
                  <w:rFonts w:ascii="Calibri" w:eastAsia="Times New Roman" w:hAnsi="Calibri" w:cs="Calibri"/>
                  <w:color w:val="000000"/>
                  <w:kern w:val="0"/>
                  <w:lang w:val="en-ID" w:eastAsia="en-ID"/>
                  <w14:ligatures w14:val="none"/>
                </w:rPr>
                <w:t> </w:t>
              </w:r>
            </w:ins>
          </w:p>
        </w:tc>
      </w:tr>
    </w:tbl>
    <w:p w14:paraId="7A4A5313" w14:textId="3AF58F60" w:rsidR="00773106" w:rsidRDefault="00773106" w:rsidP="005019A1">
      <w:pPr>
        <w:rPr>
          <w:ins w:id="369" w:author="gugun wasp" w:date="2019-02-19T16:22:00Z"/>
        </w:rPr>
      </w:pPr>
    </w:p>
    <w:p w14:paraId="3C6478C0" w14:textId="780A64FD" w:rsidR="00B65C88" w:rsidRDefault="00B65C88" w:rsidP="00B65C88">
      <w:pPr>
        <w:ind w:left="720" w:firstLine="2"/>
        <w:rPr>
          <w:ins w:id="370" w:author="gugun wasp" w:date="2019-02-19T16:22:00Z"/>
        </w:rPr>
      </w:pPr>
      <w:ins w:id="371" w:author="gugun wasp" w:date="2019-02-19T16:22:00Z">
        <w:r>
          <w:t xml:space="preserve">Previous month (starter pack, voucher, </w:t>
        </w:r>
        <w:proofErr w:type="spellStart"/>
        <w:r>
          <w:t>mobo</w:t>
        </w:r>
        <w:proofErr w:type="spellEnd"/>
        <w:r>
          <w:t xml:space="preserve"> balance), reporting accumulation transaction sell in starter pack, voucher, and </w:t>
        </w:r>
        <w:proofErr w:type="spellStart"/>
        <w:r>
          <w:t>mobo</w:t>
        </w:r>
        <w:proofErr w:type="spellEnd"/>
        <w:r>
          <w:t xml:space="preserve"> balance M-1, reporting will be generated on monthly basis</w:t>
        </w:r>
      </w:ins>
    </w:p>
    <w:p w14:paraId="798A1AE1" w14:textId="05161D08" w:rsidR="00B65C88" w:rsidRPr="009D0AD0" w:rsidRDefault="00B65C88">
      <w:ins w:id="372" w:author="gugun wasp" w:date="2019-02-19T16:22:00Z">
        <w:r>
          <w:t xml:space="preserve"> </w:t>
        </w:r>
      </w:ins>
    </w:p>
    <w:p w14:paraId="2E50696A" w14:textId="77777777" w:rsidR="00CE194B" w:rsidRDefault="00CE194B" w:rsidP="00CE194B">
      <w:pPr>
        <w:pStyle w:val="Heading1"/>
        <w:rPr>
          <w:ins w:id="373" w:author="gugun wasp" w:date="2019-03-27T16:36:00Z"/>
        </w:rPr>
      </w:pPr>
      <w:bookmarkStart w:id="374" w:name="_Toc1485913"/>
      <w:ins w:id="375" w:author="gugun wasp" w:date="2019-03-27T16:36:00Z">
        <w:r>
          <w:t>SOLUTION DESCRIPTION</w:t>
        </w:r>
      </w:ins>
    </w:p>
    <w:p w14:paraId="5DE8D1C3" w14:textId="77777777" w:rsidR="00CE194B" w:rsidRDefault="00CE194B" w:rsidP="00CE194B">
      <w:pPr>
        <w:pStyle w:val="Heading2"/>
        <w:rPr>
          <w:ins w:id="376" w:author="gugun wasp" w:date="2019-03-27T16:36:00Z"/>
        </w:rPr>
      </w:pPr>
      <w:ins w:id="377" w:author="gugun wasp" w:date="2019-03-27T16:36:00Z">
        <w:r>
          <w:t>Technical Solution</w:t>
        </w:r>
      </w:ins>
    </w:p>
    <w:p w14:paraId="47C416E8" w14:textId="57BE004F" w:rsidR="00CE194B" w:rsidRDefault="00CE194B" w:rsidP="00CE194B">
      <w:pPr>
        <w:rPr>
          <w:ins w:id="378" w:author="gugun wasp" w:date="2019-03-27T16:36:00Z"/>
        </w:rPr>
      </w:pPr>
      <w:ins w:id="379" w:author="gugun wasp" w:date="2019-03-27T16:36:00Z">
        <w:r>
          <w:t xml:space="preserve">Information shall be available in respect to the outlets. Whoever accessing the outlets shall be able to view </w:t>
        </w:r>
      </w:ins>
      <w:ins w:id="380" w:author="gugun wasp" w:date="2019-03-27T16:37:00Z">
        <w:r>
          <w:t>these info category/products</w:t>
        </w:r>
      </w:ins>
      <w:ins w:id="381" w:author="gugun wasp" w:date="2019-03-27T16:36:00Z">
        <w:r>
          <w:t xml:space="preserve"> wise.</w:t>
        </w:r>
      </w:ins>
    </w:p>
    <w:p w14:paraId="48AF9FCB" w14:textId="77777777" w:rsidR="00CE194B" w:rsidRDefault="00CE194B" w:rsidP="00CE194B">
      <w:pPr>
        <w:rPr>
          <w:ins w:id="382" w:author="gugun wasp" w:date="2019-03-27T16:36:00Z"/>
        </w:rPr>
      </w:pPr>
      <w:ins w:id="383" w:author="gugun wasp" w:date="2019-03-27T16:36:00Z">
        <w:r>
          <w:t>MOBII Web:</w:t>
        </w:r>
      </w:ins>
    </w:p>
    <w:p w14:paraId="1491FC99" w14:textId="77777777" w:rsidR="00CE194B" w:rsidRDefault="00CE194B" w:rsidP="00CE194B">
      <w:pPr>
        <w:pStyle w:val="ListParagraph"/>
        <w:numPr>
          <w:ilvl w:val="0"/>
          <w:numId w:val="35"/>
        </w:numPr>
        <w:rPr>
          <w:ins w:id="384" w:author="gugun wasp" w:date="2019-03-27T16:36:00Z"/>
        </w:rPr>
      </w:pPr>
      <w:ins w:id="385" w:author="gugun wasp" w:date="2019-03-27T16:36:00Z">
        <w:r>
          <w:t>Option shall be introduced in organization hierarchy, to view the current stock/balance and sell in over the period.</w:t>
        </w:r>
      </w:ins>
    </w:p>
    <w:p w14:paraId="3F9448DB" w14:textId="77777777" w:rsidR="00CE194B" w:rsidRDefault="00CE194B" w:rsidP="00CE194B">
      <w:pPr>
        <w:pStyle w:val="ListParagraph"/>
        <w:numPr>
          <w:ilvl w:val="0"/>
          <w:numId w:val="35"/>
        </w:numPr>
        <w:rPr>
          <w:ins w:id="386" w:author="gugun wasp" w:date="2019-03-27T16:36:00Z"/>
        </w:rPr>
      </w:pPr>
      <w:ins w:id="387" w:author="gugun wasp" w:date="2019-03-27T16:36:00Z">
        <w:r>
          <w:t>User shall view the d-1 MOBO balance (updated from org balance interface on previous day) and current stock for starter pack/voucher. If user wants to view the current balance, then option to reload will be available, using querying interface API to MOBO. Using which user shall get the current balance from MOBO.</w:t>
        </w:r>
      </w:ins>
    </w:p>
    <w:p w14:paraId="36BBDA24" w14:textId="465CC312" w:rsidR="00CE194B" w:rsidRDefault="00CE194B" w:rsidP="00CE194B">
      <w:pPr>
        <w:pStyle w:val="ListParagraph"/>
        <w:numPr>
          <w:ilvl w:val="0"/>
          <w:numId w:val="35"/>
        </w:numPr>
        <w:rPr>
          <w:ins w:id="388" w:author="gugun wasp" w:date="2019-03-27T16:36:00Z"/>
        </w:rPr>
      </w:pPr>
      <w:ins w:id="389" w:author="gugun wasp" w:date="2019-03-27T16:36:00Z">
        <w:r>
          <w:t>The current stock for MOBO balance</w:t>
        </w:r>
        <w:del w:id="390" w:author="Arun S P" w:date="2019-04-22T11:59:00Z">
          <w:r w:rsidDel="009E188D">
            <w:delText xml:space="preserve"> </w:delText>
          </w:r>
        </w:del>
      </w:ins>
      <w:ins w:id="391" w:author="Arun S P" w:date="2019-04-22T11:59:00Z">
        <w:r w:rsidR="009E188D">
          <w:t xml:space="preserve"> </w:t>
        </w:r>
      </w:ins>
      <w:ins w:id="392" w:author="gugun wasp" w:date="2019-03-27T16:36:00Z">
        <w:r>
          <w:t xml:space="preserve">will not be </w:t>
        </w:r>
        <w:del w:id="393" w:author="Arun S P" w:date="2019-04-22T11:59:00Z">
          <w:r w:rsidDel="009E188D">
            <w:delText>updated</w:delText>
          </w:r>
        </w:del>
      </w:ins>
      <w:ins w:id="394" w:author="Arun S P" w:date="2019-04-22T11:59:00Z">
        <w:r w:rsidR="009E188D">
          <w:t>maintained</w:t>
        </w:r>
      </w:ins>
      <w:ins w:id="395" w:author="gugun wasp" w:date="2019-03-27T16:36:00Z">
        <w:r>
          <w:t xml:space="preserve"> in MOBII.  User will always get d-1 balance while viewing an outlet by default.</w:t>
        </w:r>
      </w:ins>
    </w:p>
    <w:p w14:paraId="5FAC7616" w14:textId="77777777" w:rsidR="00CE194B" w:rsidRDefault="00CE194B" w:rsidP="00CE194B">
      <w:pPr>
        <w:rPr>
          <w:ins w:id="396" w:author="gugun wasp" w:date="2019-03-27T16:36:00Z"/>
        </w:rPr>
      </w:pPr>
      <w:ins w:id="397" w:author="gugun wasp" w:date="2019-03-27T16:36:00Z">
        <w:r>
          <w:t>MOBII Reports:</w:t>
        </w:r>
      </w:ins>
    </w:p>
    <w:p w14:paraId="763B101E" w14:textId="77777777" w:rsidR="00CE194B" w:rsidRDefault="00CE194B" w:rsidP="00CE194B">
      <w:pPr>
        <w:pStyle w:val="ListParagraph"/>
        <w:numPr>
          <w:ilvl w:val="0"/>
          <w:numId w:val="36"/>
        </w:numPr>
        <w:rPr>
          <w:ins w:id="398" w:author="Arun S P" w:date="2019-04-22T11:56:00Z"/>
        </w:rPr>
      </w:pPr>
      <w:ins w:id="399" w:author="gugun wasp" w:date="2019-03-27T16:36:00Z">
        <w:r>
          <w:t>Option to download outlets consolidated information product wise.</w:t>
        </w:r>
      </w:ins>
    </w:p>
    <w:p w14:paraId="6F80DBE9" w14:textId="0337C30C" w:rsidR="00AD5F40" w:rsidRDefault="00AD5F40" w:rsidP="00CE194B">
      <w:pPr>
        <w:pStyle w:val="ListParagraph"/>
        <w:numPr>
          <w:ilvl w:val="0"/>
          <w:numId w:val="36"/>
        </w:numPr>
        <w:rPr>
          <w:ins w:id="400" w:author="gugun wasp" w:date="2019-03-27T16:36:00Z"/>
        </w:rPr>
      </w:pPr>
      <w:ins w:id="401" w:author="Arun S P" w:date="2019-04-22T11:56:00Z">
        <w:r>
          <w:lastRenderedPageBreak/>
          <w:t>Maximu</w:t>
        </w:r>
        <w:r w:rsidR="007A5FAE">
          <w:t xml:space="preserve">m of </w:t>
        </w:r>
      </w:ins>
      <w:ins w:id="402" w:author="Arun S P" w:date="2019-04-22T12:50:00Z">
        <w:r w:rsidR="007A5FAE">
          <w:t>3</w:t>
        </w:r>
      </w:ins>
      <w:ins w:id="403" w:author="Arun S P" w:date="2019-04-22T11:56:00Z">
        <w:r>
          <w:t xml:space="preserve"> months data can be downloaded as report</w:t>
        </w:r>
      </w:ins>
      <w:ins w:id="404" w:author="Arun S P" w:date="2019-04-22T12:50:00Z">
        <w:r w:rsidR="007A5FAE">
          <w:t>, and data for the same shall be retained for one year</w:t>
        </w:r>
      </w:ins>
      <w:ins w:id="405" w:author="Arun S P" w:date="2019-04-22T11:56:00Z">
        <w:r>
          <w:t>.</w:t>
        </w:r>
      </w:ins>
    </w:p>
    <w:p w14:paraId="52E63ED7" w14:textId="66C7CE99" w:rsidR="00CE194B" w:rsidRDefault="00CE194B" w:rsidP="00CE194B">
      <w:pPr>
        <w:pStyle w:val="ListParagraph"/>
        <w:numPr>
          <w:ilvl w:val="0"/>
          <w:numId w:val="36"/>
        </w:numPr>
        <w:rPr>
          <w:ins w:id="406" w:author="gugun wasp" w:date="2019-03-27T16:36:00Z"/>
        </w:rPr>
      </w:pPr>
      <w:ins w:id="407" w:author="gugun wasp" w:date="2019-03-27T16:36:00Z">
        <w:r>
          <w:t>Filters shall be sale territory/hierarchy of outlets, weekly/monthly</w:t>
        </w:r>
      </w:ins>
      <w:ins w:id="408" w:author="Arun S P" w:date="2019-04-22T11:43:00Z">
        <w:r w:rsidR="0064030F">
          <w:t>, canvasser (</w:t>
        </w:r>
        <w:proofErr w:type="spellStart"/>
        <w:r w:rsidR="0064030F">
          <w:t>sellin</w:t>
        </w:r>
        <w:proofErr w:type="spellEnd"/>
        <w:r w:rsidR="0064030F">
          <w:t xml:space="preserve"> user), </w:t>
        </w:r>
      </w:ins>
      <w:ins w:id="409" w:author="Arun S P" w:date="2019-04-22T11:48:00Z">
        <w:r w:rsidR="00AD5F40">
          <w:t>product and product category</w:t>
        </w:r>
      </w:ins>
      <w:ins w:id="410" w:author="gugun wasp" w:date="2019-03-27T16:36:00Z">
        <w:del w:id="411" w:author="Arun S P" w:date="2019-04-22T11:43:00Z">
          <w:r w:rsidDel="0064030F">
            <w:delText xml:space="preserve">. </w:delText>
          </w:r>
        </w:del>
      </w:ins>
    </w:p>
    <w:p w14:paraId="6605A654" w14:textId="77777777" w:rsidR="00CE194B" w:rsidRDefault="00CE194B" w:rsidP="00CE194B">
      <w:pPr>
        <w:pStyle w:val="ListParagraph"/>
        <w:numPr>
          <w:ilvl w:val="0"/>
          <w:numId w:val="36"/>
        </w:numPr>
        <w:rPr>
          <w:ins w:id="412" w:author="gugun wasp" w:date="2019-03-27T16:36:00Z"/>
        </w:rPr>
      </w:pPr>
      <w:ins w:id="413" w:author="gugun wasp" w:date="2019-03-27T16:36:00Z">
        <w:r>
          <w:t>MOBO Balance shall be d-1 and Starter Pack/Voucher will be real time.</w:t>
        </w:r>
      </w:ins>
    </w:p>
    <w:p w14:paraId="01CAD7C2" w14:textId="77777777" w:rsidR="00CE194B" w:rsidRDefault="00CE194B" w:rsidP="00CE194B">
      <w:pPr>
        <w:pStyle w:val="ListParagraph"/>
        <w:ind w:left="792"/>
        <w:rPr>
          <w:ins w:id="414" w:author="gugun wasp" w:date="2019-03-27T16:36:00Z"/>
        </w:rPr>
      </w:pPr>
    </w:p>
    <w:p w14:paraId="5DC3EEE3" w14:textId="77777777" w:rsidR="00CE194B" w:rsidRDefault="00CE194B" w:rsidP="00CE194B">
      <w:pPr>
        <w:pStyle w:val="ListParagraph"/>
        <w:ind w:left="792"/>
        <w:rPr>
          <w:ins w:id="415" w:author="gugun wasp" w:date="2019-03-27T16:36:00Z"/>
          <w:b/>
        </w:rPr>
      </w:pPr>
      <w:ins w:id="416" w:author="gugun wasp" w:date="2019-03-27T16:36:00Z">
        <w:r>
          <w:rPr>
            <w:b/>
          </w:rPr>
          <w:t>Template:</w:t>
        </w:r>
      </w:ins>
    </w:p>
    <w:p w14:paraId="600202AC" w14:textId="77777777" w:rsidR="0064030F" w:rsidRDefault="0064030F" w:rsidP="00CE194B">
      <w:pPr>
        <w:pStyle w:val="ListParagraph"/>
        <w:ind w:left="792"/>
        <w:rPr>
          <w:ins w:id="417" w:author="Arun S P" w:date="2019-04-22T11:47:00Z"/>
        </w:rPr>
      </w:pPr>
    </w:p>
    <w:p w14:paraId="40B06A43" w14:textId="493BBC9F" w:rsidR="00CE194B" w:rsidRDefault="00CE194B" w:rsidP="00CE194B">
      <w:pPr>
        <w:pStyle w:val="ListParagraph"/>
        <w:ind w:left="792"/>
        <w:rPr>
          <w:ins w:id="418" w:author="gugun wasp" w:date="2019-03-27T16:36:00Z"/>
        </w:rPr>
      </w:pPr>
      <w:ins w:id="419" w:author="gugun wasp" w:date="2019-03-27T16:36:00Z">
        <w:r>
          <w:t>ORG_CODE|ORG_NAME|CATEGORY_CODE|CATEGORY_NAME|PRODUCT_CODE|PRODUCT_NAME|</w:t>
        </w:r>
      </w:ins>
      <w:ins w:id="420" w:author="Arun S P" w:date="2019-04-22T12:51:00Z">
        <w:r w:rsidR="007A5FAE" w:rsidDel="007A5FAE">
          <w:t xml:space="preserve"> </w:t>
        </w:r>
      </w:ins>
      <w:ins w:id="421" w:author="Arun S P" w:date="2019-04-22T12:52:00Z">
        <w:r w:rsidR="007A5FAE">
          <w:t>OPERATOR_ID|OPERATOR_NAME|</w:t>
        </w:r>
      </w:ins>
      <w:ins w:id="422" w:author="Arun S P" w:date="2019-04-22T11:47:00Z">
        <w:r w:rsidR="00AD5F40">
          <w:t>PERIOD</w:t>
        </w:r>
      </w:ins>
      <w:ins w:id="423" w:author="gugun wasp" w:date="2019-03-27T16:36:00Z">
        <w:r>
          <w:t>|</w:t>
        </w:r>
      </w:ins>
      <w:ins w:id="424" w:author="Arun S P" w:date="2019-04-22T12:51:00Z">
        <w:r w:rsidR="007A5FAE">
          <w:t>VALUE</w:t>
        </w:r>
      </w:ins>
    </w:p>
    <w:p w14:paraId="4AE9571E" w14:textId="7A381870" w:rsidR="00CE194B" w:rsidRDefault="00CE194B" w:rsidP="00CE194B">
      <w:pPr>
        <w:pStyle w:val="ListParagraph"/>
        <w:ind w:left="792"/>
        <w:rPr>
          <w:ins w:id="425" w:author="gugun wasp" w:date="2019-04-16T14:25:00Z"/>
        </w:rPr>
      </w:pPr>
      <w:ins w:id="426" w:author="gugun wasp" w:date="2019-03-27T16:36:00Z">
        <w:r>
          <w:t>H2H2632|TestOrg|856753|Voucher|V536|Voucher 5000K|</w:t>
        </w:r>
      </w:ins>
      <w:ins w:id="427" w:author="Arun S P" w:date="2019-04-22T12:53:00Z">
        <w:r w:rsidR="007A5FAE">
          <w:t>27322|Xiomi|</w:t>
        </w:r>
      </w:ins>
      <w:ins w:id="428" w:author="Arun S P" w:date="2019-04-22T12:51:00Z">
        <w:r w:rsidR="007A5FAE">
          <w:t>March</w:t>
        </w:r>
      </w:ins>
      <w:ins w:id="429" w:author="gugun wasp" w:date="2019-03-27T16:36:00Z">
        <w:r>
          <w:t>|4384583</w:t>
        </w:r>
      </w:ins>
    </w:p>
    <w:p w14:paraId="4F145B2D" w14:textId="5AFAA5C3" w:rsidR="00CB6B22" w:rsidRDefault="00CB6B22" w:rsidP="00CE194B">
      <w:pPr>
        <w:pStyle w:val="ListParagraph"/>
        <w:ind w:left="792"/>
        <w:rPr>
          <w:ins w:id="430" w:author="Arun S P" w:date="2019-04-22T11:47:00Z"/>
        </w:rPr>
      </w:pPr>
    </w:p>
    <w:p w14:paraId="711ED7FE" w14:textId="68149F81" w:rsidR="0064030F" w:rsidRDefault="0064030F" w:rsidP="0064030F">
      <w:pPr>
        <w:pStyle w:val="ListParagraph"/>
        <w:ind w:left="792"/>
        <w:rPr>
          <w:ins w:id="431" w:author="Arun S P" w:date="2019-04-22T11:47:00Z"/>
        </w:rPr>
      </w:pPr>
      <w:ins w:id="432" w:author="Arun S P" w:date="2019-04-22T11:47:00Z">
        <w:r>
          <w:t>ORG_CODE|ORG_NAME|CATEGORY_CODE|CATEGORY_NA</w:t>
        </w:r>
        <w:r w:rsidR="00653E09">
          <w:t>ME|PRODUCT_CODE|PRO</w:t>
        </w:r>
        <w:r w:rsidR="007A5FAE">
          <w:t>DUCT_NAME|</w:t>
        </w:r>
      </w:ins>
      <w:ins w:id="433" w:author="Arun S P" w:date="2019-04-22T12:52:00Z">
        <w:r w:rsidR="007A5FAE" w:rsidRPr="007A5FAE">
          <w:t xml:space="preserve"> </w:t>
        </w:r>
        <w:r w:rsidR="007A5FAE">
          <w:t>OPERATOR_ID|OPERATOR_NAME |</w:t>
        </w:r>
      </w:ins>
      <w:ins w:id="434" w:author="Arun S P" w:date="2019-04-22T11:48:00Z">
        <w:r w:rsidR="00AD5F40">
          <w:t>PERIOD</w:t>
        </w:r>
      </w:ins>
      <w:ins w:id="435" w:author="Arun S P" w:date="2019-04-22T11:47:00Z">
        <w:r w:rsidR="00653E09">
          <w:t>|</w:t>
        </w:r>
      </w:ins>
      <w:ins w:id="436" w:author="Arun S P" w:date="2019-04-22T12:42:00Z">
        <w:r w:rsidR="00653E09">
          <w:t>VALUE</w:t>
        </w:r>
      </w:ins>
    </w:p>
    <w:p w14:paraId="3D6FF2C3" w14:textId="3E966CD1" w:rsidR="0064030F" w:rsidRDefault="00AD5F40" w:rsidP="00CE194B">
      <w:pPr>
        <w:pStyle w:val="ListParagraph"/>
        <w:ind w:left="792"/>
        <w:rPr>
          <w:ins w:id="437" w:author="Arun S P" w:date="2019-04-22T11:47:00Z"/>
        </w:rPr>
      </w:pPr>
      <w:ins w:id="438" w:author="Arun S P" w:date="2019-04-22T11:48:00Z">
        <w:r>
          <w:t>H2H2632|TestOrg|856753|Voucher|V536|Voucher 5000K|</w:t>
        </w:r>
      </w:ins>
      <w:ins w:id="439" w:author="Arun S P" w:date="2019-04-22T12:53:00Z">
        <w:r w:rsidR="007A5FAE">
          <w:t>27322|Xiomi|</w:t>
        </w:r>
      </w:ins>
      <w:ins w:id="440" w:author="Arun S P" w:date="2019-04-22T12:51:00Z">
        <w:r w:rsidR="007A5FAE">
          <w:t>Week-45</w:t>
        </w:r>
      </w:ins>
      <w:ins w:id="441" w:author="Arun S P" w:date="2019-04-22T11:48:00Z">
        <w:r>
          <w:t>|43583</w:t>
        </w:r>
      </w:ins>
    </w:p>
    <w:p w14:paraId="1351BBF4" w14:textId="77777777" w:rsidR="0064030F" w:rsidRDefault="0064030F" w:rsidP="00CE194B">
      <w:pPr>
        <w:pStyle w:val="ListParagraph"/>
        <w:ind w:left="792"/>
        <w:rPr>
          <w:ins w:id="442" w:author="gugun wasp" w:date="2019-04-16T14:25:00Z"/>
        </w:rPr>
      </w:pPr>
    </w:p>
    <w:p w14:paraId="5CB61091" w14:textId="548483E7" w:rsidR="00CB6B22" w:rsidRPr="00243889" w:rsidDel="00AD5F40" w:rsidRDefault="00CB6B22" w:rsidP="00CE194B">
      <w:pPr>
        <w:pStyle w:val="ListParagraph"/>
        <w:ind w:left="792"/>
        <w:rPr>
          <w:ins w:id="443" w:author="gugun wasp" w:date="2019-04-16T14:25:00Z"/>
          <w:del w:id="444" w:author="Arun S P" w:date="2019-04-22T11:56:00Z"/>
          <w:highlight w:val="green"/>
          <w:rPrChange w:id="445" w:author="gugun wasp" w:date="2019-04-16T16:39:00Z">
            <w:rPr>
              <w:ins w:id="446" w:author="gugun wasp" w:date="2019-04-16T14:25:00Z"/>
              <w:del w:id="447" w:author="Arun S P" w:date="2019-04-22T11:56:00Z"/>
            </w:rPr>
          </w:rPrChange>
        </w:rPr>
      </w:pPr>
      <w:ins w:id="448" w:author="gugun wasp" w:date="2019-04-16T14:25:00Z">
        <w:del w:id="449" w:author="Arun S P" w:date="2019-04-22T11:56:00Z">
          <w:r w:rsidRPr="00243889" w:rsidDel="00AD5F40">
            <w:rPr>
              <w:highlight w:val="green"/>
              <w:rPrChange w:id="450" w:author="gugun wasp" w:date="2019-04-16T16:39:00Z">
                <w:rPr/>
              </w:rPrChange>
            </w:rPr>
            <w:delText>Arun add information about Filter for generated report</w:delText>
          </w:r>
        </w:del>
      </w:ins>
    </w:p>
    <w:p w14:paraId="60BF9DD8" w14:textId="76AE44CE" w:rsidR="00CB6B22" w:rsidRPr="00243889" w:rsidDel="00AD5F40" w:rsidRDefault="00CB6B22" w:rsidP="00CE194B">
      <w:pPr>
        <w:pStyle w:val="ListParagraph"/>
        <w:ind w:left="792"/>
        <w:rPr>
          <w:ins w:id="451" w:author="gugun wasp" w:date="2019-04-16T14:35:00Z"/>
          <w:del w:id="452" w:author="Arun S P" w:date="2019-04-22T11:56:00Z"/>
          <w:highlight w:val="green"/>
          <w:rPrChange w:id="453" w:author="gugun wasp" w:date="2019-04-16T16:39:00Z">
            <w:rPr>
              <w:ins w:id="454" w:author="gugun wasp" w:date="2019-04-16T14:35:00Z"/>
              <w:del w:id="455" w:author="Arun S P" w:date="2019-04-22T11:56:00Z"/>
            </w:rPr>
          </w:rPrChange>
        </w:rPr>
      </w:pPr>
      <w:ins w:id="456" w:author="gugun wasp" w:date="2019-04-16T14:25:00Z">
        <w:del w:id="457" w:author="Arun S P" w:date="2019-04-22T11:56:00Z">
          <w:r w:rsidRPr="00243889" w:rsidDel="00AD5F40">
            <w:rPr>
              <w:highlight w:val="green"/>
              <w:rPrChange w:id="458" w:author="gugun wasp" w:date="2019-04-16T16:39:00Z">
                <w:rPr/>
              </w:rPrChange>
            </w:rPr>
            <w:delText>Add CVS field on the report</w:delText>
          </w:r>
        </w:del>
      </w:ins>
    </w:p>
    <w:p w14:paraId="0078898E" w14:textId="16929D3B" w:rsidR="005C2610" w:rsidRPr="00243889" w:rsidDel="00AD5F40" w:rsidRDefault="005C2610" w:rsidP="00CE194B">
      <w:pPr>
        <w:pStyle w:val="ListParagraph"/>
        <w:ind w:left="792"/>
        <w:rPr>
          <w:ins w:id="459" w:author="gugun wasp" w:date="2019-04-16T14:35:00Z"/>
          <w:del w:id="460" w:author="Arun S P" w:date="2019-04-22T11:56:00Z"/>
          <w:highlight w:val="green"/>
          <w:rPrChange w:id="461" w:author="gugun wasp" w:date="2019-04-16T16:39:00Z">
            <w:rPr>
              <w:ins w:id="462" w:author="gugun wasp" w:date="2019-04-16T14:35:00Z"/>
              <w:del w:id="463" w:author="Arun S P" w:date="2019-04-22T11:56:00Z"/>
            </w:rPr>
          </w:rPrChange>
        </w:rPr>
      </w:pPr>
      <w:ins w:id="464" w:author="gugun wasp" w:date="2019-04-16T14:35:00Z">
        <w:del w:id="465" w:author="Arun S P" w:date="2019-04-22T11:56:00Z">
          <w:r w:rsidRPr="00243889" w:rsidDel="00AD5F40">
            <w:rPr>
              <w:highlight w:val="green"/>
              <w:rPrChange w:id="466" w:author="gugun wasp" w:date="2019-04-16T16:39:00Z">
                <w:rPr/>
              </w:rPrChange>
            </w:rPr>
            <w:delText xml:space="preserve">Need to confirm maximum period of data </w:delText>
          </w:r>
        </w:del>
      </w:ins>
    </w:p>
    <w:p w14:paraId="26E1F2B5" w14:textId="7F39DC22" w:rsidR="005C2610" w:rsidRPr="00243889" w:rsidDel="00AD5F40" w:rsidRDefault="005C2610" w:rsidP="00CE194B">
      <w:pPr>
        <w:pStyle w:val="ListParagraph"/>
        <w:ind w:left="792"/>
        <w:rPr>
          <w:ins w:id="467" w:author="gugun wasp" w:date="2019-04-16T14:36:00Z"/>
          <w:del w:id="468" w:author="Arun S P" w:date="2019-04-22T11:56:00Z"/>
          <w:highlight w:val="green"/>
          <w:rPrChange w:id="469" w:author="gugun wasp" w:date="2019-04-16T16:39:00Z">
            <w:rPr>
              <w:ins w:id="470" w:author="gugun wasp" w:date="2019-04-16T14:36:00Z"/>
              <w:del w:id="471" w:author="Arun S P" w:date="2019-04-22T11:56:00Z"/>
            </w:rPr>
          </w:rPrChange>
        </w:rPr>
      </w:pPr>
      <w:ins w:id="472" w:author="gugun wasp" w:date="2019-04-16T14:36:00Z">
        <w:del w:id="473" w:author="Arun S P" w:date="2019-04-22T11:56:00Z">
          <w:r w:rsidRPr="00243889" w:rsidDel="00AD5F40">
            <w:rPr>
              <w:highlight w:val="green"/>
              <w:rPrChange w:id="474" w:author="gugun wasp" w:date="2019-04-16T16:39:00Z">
                <w:rPr/>
              </w:rPrChange>
            </w:rPr>
            <w:delText xml:space="preserve">Week -&gt; </w:delText>
          </w:r>
        </w:del>
      </w:ins>
      <w:ins w:id="475" w:author="gugun wasp" w:date="2019-04-16T14:51:00Z">
        <w:del w:id="476" w:author="Arun S P" w:date="2019-04-22T11:56:00Z">
          <w:r w:rsidR="008A0EE5" w:rsidRPr="00243889" w:rsidDel="00AD5F40">
            <w:rPr>
              <w:highlight w:val="green"/>
              <w:rPrChange w:id="477" w:author="gugun wasp" w:date="2019-04-16T16:39:00Z">
                <w:rPr>
                  <w:highlight w:val="yellow"/>
                </w:rPr>
              </w:rPrChange>
            </w:rPr>
            <w:delText>Numbe</w:delText>
          </w:r>
        </w:del>
      </w:ins>
      <w:ins w:id="478" w:author="gugun wasp" w:date="2019-04-16T14:52:00Z">
        <w:del w:id="479" w:author="Arun S P" w:date="2019-04-22T11:56:00Z">
          <w:r w:rsidR="008A0EE5" w:rsidRPr="00243889" w:rsidDel="00AD5F40">
            <w:rPr>
              <w:highlight w:val="green"/>
              <w:rPrChange w:id="480" w:author="gugun wasp" w:date="2019-04-16T16:39:00Z">
                <w:rPr>
                  <w:highlight w:val="yellow"/>
                </w:rPr>
              </w:rPrChange>
            </w:rPr>
            <w:delText xml:space="preserve">r of </w:delText>
          </w:r>
        </w:del>
      </w:ins>
      <w:ins w:id="481" w:author="gugun wasp" w:date="2019-04-16T14:36:00Z">
        <w:del w:id="482" w:author="Arun S P" w:date="2019-04-22T11:56:00Z">
          <w:r w:rsidRPr="00243889" w:rsidDel="00AD5F40">
            <w:rPr>
              <w:highlight w:val="green"/>
              <w:rPrChange w:id="483" w:author="gugun wasp" w:date="2019-04-16T16:39:00Z">
                <w:rPr/>
              </w:rPrChange>
            </w:rPr>
            <w:delText>week</w:delText>
          </w:r>
        </w:del>
      </w:ins>
      <w:ins w:id="484" w:author="gugun wasp" w:date="2019-04-16T16:50:00Z">
        <w:del w:id="485" w:author="Arun S P" w:date="2019-04-22T11:56:00Z">
          <w:r w:rsidR="00D91B01" w:rsidDel="00AD5F40">
            <w:rPr>
              <w:highlight w:val="green"/>
            </w:rPr>
            <w:delText>, week description is Monday to Sunday on week</w:delText>
          </w:r>
        </w:del>
      </w:ins>
      <w:ins w:id="486" w:author="gugun wasp" w:date="2019-04-16T14:36:00Z">
        <w:del w:id="487" w:author="Arun S P" w:date="2019-04-22T11:56:00Z">
          <w:r w:rsidRPr="00243889" w:rsidDel="00AD5F40">
            <w:rPr>
              <w:highlight w:val="green"/>
              <w:rPrChange w:id="488" w:author="gugun wasp" w:date="2019-04-16T16:39:00Z">
                <w:rPr/>
              </w:rPrChange>
            </w:rPr>
            <w:delText xml:space="preserve"> </w:delText>
          </w:r>
        </w:del>
      </w:ins>
    </w:p>
    <w:p w14:paraId="7BA23253" w14:textId="5B1B7F40" w:rsidR="005C2610" w:rsidRDefault="005C2610" w:rsidP="00CE194B">
      <w:pPr>
        <w:pStyle w:val="ListParagraph"/>
        <w:ind w:left="792"/>
        <w:rPr>
          <w:ins w:id="489" w:author="gugun wasp" w:date="2019-03-27T16:36:00Z"/>
        </w:rPr>
      </w:pPr>
      <w:ins w:id="490" w:author="gugun wasp" w:date="2019-04-16T14:36:00Z">
        <w:del w:id="491" w:author="Arun S P" w:date="2019-04-22T11:56:00Z">
          <w:r w:rsidRPr="00243889" w:rsidDel="00AD5F40">
            <w:rPr>
              <w:highlight w:val="green"/>
              <w:rPrChange w:id="492" w:author="gugun wasp" w:date="2019-04-16T16:39:00Z">
                <w:rPr/>
              </w:rPrChange>
            </w:rPr>
            <w:delText xml:space="preserve">Month </w:delText>
          </w:r>
          <w:r w:rsidRPr="00243889" w:rsidDel="00AD5F40">
            <w:rPr>
              <w:highlight w:val="green"/>
              <w:rPrChange w:id="493" w:author="gugun wasp" w:date="2019-04-16T16:39:00Z">
                <w:rPr/>
              </w:rPrChange>
            </w:rPr>
            <w:sym w:font="Wingdings" w:char="F0E0"/>
          </w:r>
          <w:r w:rsidRPr="00243889" w:rsidDel="00AD5F40">
            <w:rPr>
              <w:highlight w:val="green"/>
              <w:rPrChange w:id="494" w:author="gugun wasp" w:date="2019-04-16T16:39:00Z">
                <w:rPr/>
              </w:rPrChange>
            </w:rPr>
            <w:delText xml:space="preserve"> Name of </w:delText>
          </w:r>
          <w:commentRangeStart w:id="495"/>
          <w:r w:rsidRPr="00243889" w:rsidDel="00AD5F40">
            <w:rPr>
              <w:highlight w:val="green"/>
              <w:rPrChange w:id="496" w:author="gugun wasp" w:date="2019-04-16T16:39:00Z">
                <w:rPr/>
              </w:rPrChange>
            </w:rPr>
            <w:delText>Month</w:delText>
          </w:r>
        </w:del>
      </w:ins>
      <w:commentRangeEnd w:id="495"/>
      <w:ins w:id="497" w:author="gugun wasp" w:date="2019-04-16T16:39:00Z">
        <w:del w:id="498" w:author="Arun S P" w:date="2019-04-22T11:56:00Z">
          <w:r w:rsidR="00243889" w:rsidDel="00AD5F40">
            <w:rPr>
              <w:rStyle w:val="CommentReference"/>
            </w:rPr>
            <w:commentReference w:id="495"/>
          </w:r>
        </w:del>
      </w:ins>
      <w:ins w:id="499" w:author="gugun wasp" w:date="2019-04-16T16:49:00Z">
        <w:del w:id="500" w:author="Arun S P" w:date="2019-04-22T11:56:00Z">
          <w:r w:rsidR="00F31691" w:rsidDel="00AD5F40">
            <w:delText xml:space="preserve">, </w:delText>
          </w:r>
        </w:del>
      </w:ins>
      <w:ins w:id="501" w:author="gugun wasp" w:date="2019-04-16T16:50:00Z">
        <w:del w:id="502" w:author="Arun S P" w:date="2019-04-22T11:56:00Z">
          <w:r w:rsidR="00D91B01" w:rsidRPr="00B80CF2" w:rsidDel="00AD5F40">
            <w:rPr>
              <w:highlight w:val="green"/>
              <w:rPrChange w:id="503" w:author="gugun wasp" w:date="2019-04-16T16:50:00Z">
                <w:rPr/>
              </w:rPrChange>
            </w:rPr>
            <w:delText xml:space="preserve">month </w:delText>
          </w:r>
        </w:del>
      </w:ins>
      <w:ins w:id="504" w:author="gugun wasp" w:date="2019-04-16T16:49:00Z">
        <w:del w:id="505" w:author="Arun S P" w:date="2019-04-22T11:56:00Z">
          <w:r w:rsidR="00F31691" w:rsidRPr="00B80CF2" w:rsidDel="00AD5F40">
            <w:rPr>
              <w:highlight w:val="green"/>
              <w:rPrChange w:id="506" w:author="gugun wasp" w:date="2019-04-16T16:50:00Z">
                <w:rPr/>
              </w:rPrChange>
            </w:rPr>
            <w:delText xml:space="preserve">description is </w:delText>
          </w:r>
          <w:r w:rsidR="00D91B01" w:rsidRPr="00B80CF2" w:rsidDel="00AD5F40">
            <w:rPr>
              <w:highlight w:val="green"/>
              <w:rPrChange w:id="507" w:author="gugun wasp" w:date="2019-04-16T16:50:00Z">
                <w:rPr/>
              </w:rPrChange>
            </w:rPr>
            <w:delText>first of the mont</w:delText>
          </w:r>
        </w:del>
      </w:ins>
      <w:ins w:id="508" w:author="gugun wasp" w:date="2019-04-16T16:50:00Z">
        <w:del w:id="509" w:author="Arun S P" w:date="2019-04-22T11:56:00Z">
          <w:r w:rsidR="00D91B01" w:rsidRPr="00B80CF2" w:rsidDel="00AD5F40">
            <w:rPr>
              <w:highlight w:val="green"/>
              <w:rPrChange w:id="510" w:author="gugun wasp" w:date="2019-04-16T16:50:00Z">
                <w:rPr/>
              </w:rPrChange>
            </w:rPr>
            <w:delText>h till the end of the month</w:delText>
          </w:r>
        </w:del>
      </w:ins>
    </w:p>
    <w:p w14:paraId="74BFFE60" w14:textId="77777777" w:rsidR="00CE194B" w:rsidRDefault="00CE194B" w:rsidP="00CE194B">
      <w:pPr>
        <w:ind w:left="432"/>
        <w:rPr>
          <w:ins w:id="511" w:author="gugun wasp" w:date="2019-03-27T16:36:00Z"/>
        </w:rPr>
      </w:pPr>
    </w:p>
    <w:p w14:paraId="048E98F9" w14:textId="77777777" w:rsidR="00CE194B" w:rsidRDefault="00CE194B" w:rsidP="00CE194B">
      <w:pPr>
        <w:rPr>
          <w:ins w:id="512" w:author="gugun wasp" w:date="2019-03-27T16:36:00Z"/>
        </w:rPr>
      </w:pPr>
      <w:ins w:id="513" w:author="gugun wasp" w:date="2019-03-27T16:36:00Z">
        <w:r>
          <w:t>MOBII Mobile:</w:t>
        </w:r>
      </w:ins>
    </w:p>
    <w:p w14:paraId="6D8F31BD" w14:textId="016E7C43" w:rsidR="00CE194B" w:rsidRDefault="00CE194B" w:rsidP="00CE194B">
      <w:pPr>
        <w:pStyle w:val="ListParagraph"/>
        <w:numPr>
          <w:ilvl w:val="0"/>
          <w:numId w:val="37"/>
        </w:numPr>
        <w:rPr>
          <w:ins w:id="514" w:author="gugun wasp" w:date="2019-03-27T16:36:00Z"/>
        </w:rPr>
      </w:pPr>
      <w:ins w:id="515" w:author="gugun wasp" w:date="2019-03-27T16:36:00Z">
        <w:r>
          <w:t xml:space="preserve">Option shall be introduced in profile view from hierarchy/journey </w:t>
        </w:r>
        <w:proofErr w:type="gramStart"/>
        <w:r>
          <w:t>plan</w:t>
        </w:r>
      </w:ins>
      <w:ins w:id="516" w:author="Arun S P" w:date="2019-04-22T12:55:00Z">
        <w:r w:rsidR="007A5FAE">
          <w:t xml:space="preserve"> ,</w:t>
        </w:r>
        <w:proofErr w:type="gramEnd"/>
        <w:r w:rsidR="007A5FAE">
          <w:t xml:space="preserve"> to view the current stock/balance and sell in over the period.</w:t>
        </w:r>
      </w:ins>
      <w:ins w:id="517" w:author="gugun wasp" w:date="2019-03-27T16:36:00Z">
        <w:del w:id="518" w:author="Arun S P" w:date="2019-04-22T12:55:00Z">
          <w:r w:rsidDel="007A5FAE">
            <w:delText>.</w:delText>
          </w:r>
        </w:del>
      </w:ins>
    </w:p>
    <w:p w14:paraId="29742316" w14:textId="77777777" w:rsidR="00CE194B" w:rsidRDefault="00CE194B" w:rsidP="00CE194B">
      <w:pPr>
        <w:pStyle w:val="ListParagraph"/>
        <w:numPr>
          <w:ilvl w:val="0"/>
          <w:numId w:val="37"/>
        </w:numPr>
        <w:rPr>
          <w:ins w:id="519" w:author="gugun wasp" w:date="2019-03-27T16:36:00Z"/>
        </w:rPr>
      </w:pPr>
      <w:ins w:id="520" w:author="gugun wasp" w:date="2019-03-27T16:36:00Z">
        <w:r>
          <w:t>User shall view the d-1 MOBO balance (updated from org balance interface on previous day) and current stock for starter pack/voucher. If user wants to view the current balance, then option to reload will be available, using querying interface API to MOBO. Using which user shall get the current balance from MOBO.</w:t>
        </w:r>
      </w:ins>
    </w:p>
    <w:p w14:paraId="6772CD8B" w14:textId="280B5A44" w:rsidR="00CE194B" w:rsidRDefault="00CE194B" w:rsidP="00CE194B">
      <w:pPr>
        <w:pStyle w:val="ListParagraph"/>
        <w:numPr>
          <w:ilvl w:val="0"/>
          <w:numId w:val="37"/>
        </w:numPr>
        <w:rPr>
          <w:ins w:id="521" w:author="Arun S P" w:date="2019-04-22T12:00:00Z"/>
          <w:highlight w:val="green"/>
        </w:rPr>
      </w:pPr>
      <w:ins w:id="522" w:author="gugun wasp" w:date="2019-03-27T16:36:00Z">
        <w:r>
          <w:t xml:space="preserve">The current stock for </w:t>
        </w:r>
      </w:ins>
      <w:ins w:id="523" w:author="Arun S P" w:date="2019-04-22T12:00:00Z">
        <w:r w:rsidR="009E188D">
          <w:t xml:space="preserve">MOBO </w:t>
        </w:r>
      </w:ins>
      <w:ins w:id="524" w:author="gugun wasp" w:date="2019-03-27T16:36:00Z">
        <w:r>
          <w:t xml:space="preserve">balance will not be </w:t>
        </w:r>
        <w:del w:id="525" w:author="Arun S P" w:date="2019-04-22T11:57:00Z">
          <w:r w:rsidDel="00AD5F40">
            <w:delText>updated</w:delText>
          </w:r>
        </w:del>
      </w:ins>
      <w:ins w:id="526" w:author="Arun S P" w:date="2019-04-22T11:57:00Z">
        <w:r w:rsidR="00AD5F40">
          <w:t>maintained</w:t>
        </w:r>
      </w:ins>
      <w:ins w:id="527" w:author="gugun wasp" w:date="2019-03-27T16:36:00Z">
        <w:r>
          <w:t xml:space="preserve"> in MOBII</w:t>
        </w:r>
      </w:ins>
      <w:ins w:id="528" w:author="Arun S P" w:date="2019-04-22T11:57:00Z">
        <w:r w:rsidR="00AD5F40">
          <w:t xml:space="preserve"> database</w:t>
        </w:r>
      </w:ins>
      <w:ins w:id="529" w:author="gugun wasp" w:date="2019-03-27T16:36:00Z">
        <w:r>
          <w:t xml:space="preserve">.  User will always get </w:t>
        </w:r>
        <w:del w:id="530" w:author="Arun S P" w:date="2019-04-22T12:00:00Z">
          <w:r w:rsidDel="009E188D">
            <w:delText>d-1</w:delText>
          </w:r>
        </w:del>
        <w:r>
          <w:t xml:space="preserve"> balance</w:t>
        </w:r>
      </w:ins>
      <w:ins w:id="531" w:author="Arun S P" w:date="2019-04-22T12:00:00Z">
        <w:r w:rsidR="009E188D">
          <w:t xml:space="preserve"> (from MOBO Sync)</w:t>
        </w:r>
      </w:ins>
      <w:ins w:id="532" w:author="gugun wasp" w:date="2019-03-27T16:36:00Z">
        <w:r>
          <w:t xml:space="preserve"> while viewing an outlet by default.</w:t>
        </w:r>
      </w:ins>
      <w:ins w:id="533" w:author="gugun wasp" w:date="2019-04-16T14:18:00Z">
        <w:r w:rsidR="00410440">
          <w:t xml:space="preserve"> </w:t>
        </w:r>
        <w:del w:id="534" w:author="Arun S P" w:date="2019-04-22T11:57:00Z">
          <w:r w:rsidR="00410440" w:rsidDel="00AD5F40">
            <w:sym w:font="Wingdings" w:char="F0E0"/>
          </w:r>
          <w:r w:rsidR="00410440" w:rsidDel="00AD5F40">
            <w:delText xml:space="preserve"> </w:delText>
          </w:r>
        </w:del>
      </w:ins>
      <w:commentRangeStart w:id="535"/>
      <w:ins w:id="536" w:author="gugun wasp" w:date="2019-04-16T16:40:00Z">
        <w:del w:id="537" w:author="Arun S P" w:date="2019-04-22T11:57:00Z">
          <w:r w:rsidR="00243889" w:rsidRPr="00243889" w:rsidDel="00AD5F40">
            <w:rPr>
              <w:highlight w:val="green"/>
              <w:rPrChange w:id="538" w:author="gugun wasp" w:date="2019-04-16T16:40:00Z">
                <w:rPr/>
              </w:rPrChange>
            </w:rPr>
            <w:delText xml:space="preserve">The wording </w:delText>
          </w:r>
        </w:del>
      </w:ins>
      <w:ins w:id="539" w:author="gugun wasp" w:date="2019-04-16T14:18:00Z">
        <w:del w:id="540" w:author="Arun S P" w:date="2019-04-22T11:57:00Z">
          <w:r w:rsidR="00410440" w:rsidRPr="00243889" w:rsidDel="00AD5F40">
            <w:rPr>
              <w:highlight w:val="green"/>
              <w:rPrChange w:id="541" w:author="gugun wasp" w:date="2019-04-16T16:40:00Z">
                <w:rPr/>
              </w:rPrChange>
            </w:rPr>
            <w:delText>will be updat</w:delText>
          </w:r>
        </w:del>
      </w:ins>
      <w:ins w:id="542" w:author="gugun wasp" w:date="2019-04-16T14:19:00Z">
        <w:del w:id="543" w:author="Arun S P" w:date="2019-04-22T11:57:00Z">
          <w:r w:rsidR="00410440" w:rsidRPr="00243889" w:rsidDel="00AD5F40">
            <w:rPr>
              <w:highlight w:val="green"/>
              <w:rPrChange w:id="544" w:author="gugun wasp" w:date="2019-04-16T16:40:00Z">
                <w:rPr/>
              </w:rPrChange>
            </w:rPr>
            <w:delText>ed by Pak Arun</w:delText>
          </w:r>
        </w:del>
      </w:ins>
      <w:commentRangeEnd w:id="535"/>
      <w:ins w:id="545" w:author="gugun wasp" w:date="2019-04-16T16:40:00Z">
        <w:del w:id="546" w:author="Arun S P" w:date="2019-04-22T11:57:00Z">
          <w:r w:rsidR="00243889" w:rsidDel="00AD5F40">
            <w:rPr>
              <w:rStyle w:val="CommentReference"/>
            </w:rPr>
            <w:commentReference w:id="535"/>
          </w:r>
        </w:del>
      </w:ins>
    </w:p>
    <w:p w14:paraId="6949557B" w14:textId="77777777" w:rsidR="009E188D" w:rsidRPr="009E188D" w:rsidRDefault="009E188D" w:rsidP="00CE194B">
      <w:pPr>
        <w:pStyle w:val="ListParagraph"/>
        <w:numPr>
          <w:ilvl w:val="0"/>
          <w:numId w:val="37"/>
        </w:numPr>
        <w:rPr>
          <w:ins w:id="547" w:author="Arun S P" w:date="2019-04-22T12:02:00Z"/>
          <w:highlight w:val="green"/>
          <w:rPrChange w:id="548" w:author="Arun S P" w:date="2019-04-22T12:02:00Z">
            <w:rPr>
              <w:ins w:id="549" w:author="Arun S P" w:date="2019-04-22T12:02:00Z"/>
            </w:rPr>
          </w:rPrChange>
        </w:rPr>
      </w:pPr>
      <w:ins w:id="550" w:author="Arun S P" w:date="2019-04-22T12:00:00Z">
        <w:r>
          <w:t>Separate screens for viewing current stock and sell in perf</w:t>
        </w:r>
      </w:ins>
      <w:ins w:id="551" w:author="Arun S P" w:date="2019-04-22T12:01:00Z">
        <w:r>
          <w:t>ormance shall be introduced.</w:t>
        </w:r>
      </w:ins>
    </w:p>
    <w:p w14:paraId="44FA3F52" w14:textId="7C33AE30" w:rsidR="009E188D" w:rsidRPr="00243889" w:rsidRDefault="009E188D" w:rsidP="00CE194B">
      <w:pPr>
        <w:pStyle w:val="ListParagraph"/>
        <w:numPr>
          <w:ilvl w:val="0"/>
          <w:numId w:val="37"/>
        </w:numPr>
        <w:rPr>
          <w:ins w:id="552" w:author="gugun wasp" w:date="2019-03-27T16:36:00Z"/>
          <w:highlight w:val="green"/>
          <w:rPrChange w:id="553" w:author="gugun wasp" w:date="2019-04-16T16:40:00Z">
            <w:rPr>
              <w:ins w:id="554" w:author="gugun wasp" w:date="2019-03-27T16:36:00Z"/>
            </w:rPr>
          </w:rPrChange>
        </w:rPr>
      </w:pPr>
      <w:ins w:id="555" w:author="Arun S P" w:date="2019-04-22T12:02:00Z">
        <w:r>
          <w:t>“</w:t>
        </w:r>
      </w:ins>
      <w:ins w:id="556" w:author="Arun S P" w:date="2019-04-22T12:01:00Z">
        <w:r>
          <w:t>End Balance</w:t>
        </w:r>
      </w:ins>
      <w:ins w:id="557" w:author="Arun S P" w:date="2019-04-22T12:02:00Z">
        <w:r>
          <w:t>”</w:t>
        </w:r>
      </w:ins>
      <w:ins w:id="558" w:author="Arun S P" w:date="2019-04-22T12:01:00Z">
        <w:r>
          <w:t xml:space="preserve"> in existing additional info screen shall be renamed to </w:t>
        </w:r>
      </w:ins>
      <w:ins w:id="559" w:author="Arun S P" w:date="2019-04-22T12:02:00Z">
        <w:r>
          <w:t>“</w:t>
        </w:r>
      </w:ins>
      <w:ins w:id="560" w:author="Arun S P" w:date="2019-04-22T12:01:00Z">
        <w:r>
          <w:t>End Balance (</w:t>
        </w:r>
      </w:ins>
      <w:ins w:id="561" w:author="Arun S P" w:date="2019-04-22T12:02:00Z">
        <w:r>
          <w:t>D-1</w:t>
        </w:r>
      </w:ins>
      <w:ins w:id="562" w:author="Arun S P" w:date="2019-04-22T12:01:00Z">
        <w:r>
          <w:t>)</w:t>
        </w:r>
      </w:ins>
      <w:ins w:id="563" w:author="Arun S P" w:date="2019-04-22T12:02:00Z">
        <w:r>
          <w:t>”</w:t>
        </w:r>
      </w:ins>
    </w:p>
    <w:p w14:paraId="3A44436F" w14:textId="77777777" w:rsidR="00CE194B" w:rsidRDefault="00CE194B" w:rsidP="00CE194B">
      <w:pPr>
        <w:pStyle w:val="Heading2"/>
        <w:rPr>
          <w:ins w:id="564" w:author="gugun wasp" w:date="2019-03-27T16:36:00Z"/>
        </w:rPr>
      </w:pPr>
      <w:ins w:id="565" w:author="gugun wasp" w:date="2019-03-27T16:36:00Z">
        <w:r>
          <w:t>Specifics of the technical environment</w:t>
        </w:r>
      </w:ins>
    </w:p>
    <w:p w14:paraId="76B10A65" w14:textId="285A32D8" w:rsidR="00CE194B" w:rsidRDefault="00CE194B" w:rsidP="00CE194B">
      <w:pPr>
        <w:pStyle w:val="Heading2"/>
        <w:rPr>
          <w:ins w:id="566" w:author="gugun wasp" w:date="2019-04-09T13:17:00Z"/>
        </w:rPr>
      </w:pPr>
      <w:ins w:id="567" w:author="gugun wasp" w:date="2019-03-27T16:36:00Z">
        <w:r>
          <w:t>Data requirements</w:t>
        </w:r>
      </w:ins>
    </w:p>
    <w:bookmarkStart w:id="568" w:name="_MON_1616321216"/>
    <w:bookmarkEnd w:id="568"/>
    <w:p w14:paraId="275D4337" w14:textId="5D2A1949" w:rsidR="00101439" w:rsidRDefault="00101439" w:rsidP="00101439">
      <w:pPr>
        <w:rPr>
          <w:ins w:id="569" w:author="gugun wasp" w:date="2019-04-09T13:18:00Z"/>
        </w:rPr>
      </w:pPr>
      <w:ins w:id="570" w:author="gugun wasp" w:date="2019-04-09T13:18:00Z">
        <w:r>
          <w:object w:dxaOrig="1508" w:dyaOrig="982" w14:anchorId="631CA6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5.5pt;height:49pt" o:ole="">
              <v:imagedata r:id="rId17" o:title=""/>
            </v:shape>
            <o:OLEObject Type="Embed" ProgID="Word.Document.12" ShapeID="_x0000_i1025" DrawAspect="Icon" ObjectID="_1617445612" r:id="rId18">
              <o:FieldCodes>\s</o:FieldCodes>
            </o:OLEObject>
          </w:object>
        </w:r>
      </w:ins>
    </w:p>
    <w:p w14:paraId="3318F65D" w14:textId="7E063EB1" w:rsidR="00101439" w:rsidRDefault="00101439" w:rsidP="00101439">
      <w:pPr>
        <w:rPr>
          <w:ins w:id="571" w:author="gugun wasp" w:date="2019-04-09T13:18:00Z"/>
        </w:rPr>
      </w:pPr>
      <w:ins w:id="572" w:author="gugun wasp" w:date="2019-04-09T13:18:00Z">
        <w:r>
          <w:rPr>
            <w:kern w:val="0"/>
            <w14:ligatures w14:val="none"/>
          </w:rPr>
          <w:t>SALDOMOBO IDD Document for reference.</w:t>
        </w:r>
      </w:ins>
    </w:p>
    <w:p w14:paraId="3B52D81D" w14:textId="77777777" w:rsidR="00101439" w:rsidRDefault="00101439" w:rsidP="00CE194B">
      <w:pPr>
        <w:pStyle w:val="Heading2"/>
        <w:rPr>
          <w:ins w:id="573" w:author="gugun wasp" w:date="2019-04-09T13:17:00Z"/>
        </w:rPr>
      </w:pPr>
    </w:p>
    <w:p w14:paraId="7927815B" w14:textId="529F10C3" w:rsidR="00CE194B" w:rsidRDefault="00CE194B" w:rsidP="00CE194B">
      <w:pPr>
        <w:pStyle w:val="Heading2"/>
        <w:rPr>
          <w:ins w:id="574" w:author="gugun wasp" w:date="2019-03-27T16:36:00Z"/>
        </w:rPr>
      </w:pPr>
      <w:ins w:id="575" w:author="gugun wasp" w:date="2019-03-27T16:36:00Z">
        <w:r>
          <w:t>External interfaces</w:t>
        </w:r>
      </w:ins>
    </w:p>
    <w:p w14:paraId="47679818" w14:textId="77777777" w:rsidR="00101439" w:rsidRPr="00EF0AF5" w:rsidRDefault="00101439" w:rsidP="00101439">
      <w:pPr>
        <w:ind w:left="0"/>
        <w:rPr>
          <w:b/>
        </w:rPr>
      </w:pPr>
      <w:r w:rsidRPr="00EF0AF5">
        <w:rPr>
          <w:b/>
        </w:rPr>
        <w:t>Query Balance API</w:t>
      </w:r>
    </w:p>
    <w:p w14:paraId="6C42B233" w14:textId="77777777" w:rsidR="00101439" w:rsidRDefault="00101439" w:rsidP="00101439">
      <w:pPr>
        <w:ind w:left="720"/>
      </w:pPr>
      <w:r>
        <w:t>Source : Saldomobo</w:t>
      </w:r>
    </w:p>
    <w:p w14:paraId="55BB346E" w14:textId="77777777" w:rsidR="00101439" w:rsidRDefault="00101439" w:rsidP="00101439">
      <w:pPr>
        <w:ind w:left="720"/>
      </w:pPr>
      <w:r>
        <w:t>Type: Online API</w:t>
      </w:r>
    </w:p>
    <w:p w14:paraId="09D73B01" w14:textId="77777777" w:rsidR="00101439" w:rsidRPr="00EF0AF5" w:rsidRDefault="00101439" w:rsidP="00101439">
      <w:pPr>
        <w:ind w:left="720"/>
        <w:rPr>
          <w:b/>
        </w:rPr>
      </w:pPr>
      <w:r>
        <w:rPr>
          <w:b/>
        </w:rPr>
        <w:t>Purpose</w:t>
      </w:r>
    </w:p>
    <w:p w14:paraId="20FF3D14" w14:textId="77777777" w:rsidR="00101439" w:rsidRDefault="00101439" w:rsidP="00101439">
      <w:pPr>
        <w:ind w:left="720"/>
      </w:pPr>
      <w:r>
        <w:t>Using this online API, MOBII shall query for outlet’s available balance using organization code.</w:t>
      </w:r>
    </w:p>
    <w:p w14:paraId="7AD6E614" w14:textId="77777777" w:rsidR="00101439" w:rsidRPr="009B5D6E" w:rsidRDefault="00101439" w:rsidP="00101439">
      <w:pPr>
        <w:ind w:left="720"/>
        <w:rPr>
          <w:rFonts w:cstheme="minorHAnsi"/>
          <w:b/>
        </w:rPr>
      </w:pPr>
      <w:r w:rsidRPr="00EF0AF5">
        <w:rPr>
          <w:rFonts w:cstheme="minorHAnsi"/>
          <w:b/>
        </w:rPr>
        <w:t>Request Parameter Specification</w:t>
      </w:r>
    </w:p>
    <w:tbl>
      <w:tblPr>
        <w:tblW w:w="9639" w:type="dxa"/>
        <w:tblInd w:w="8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145"/>
        <w:gridCol w:w="991"/>
        <w:gridCol w:w="1419"/>
        <w:gridCol w:w="2410"/>
        <w:gridCol w:w="3119"/>
      </w:tblGrid>
      <w:tr w:rsidR="00101439" w:rsidRPr="00E20F94" w14:paraId="03796FF8" w14:textId="77777777" w:rsidTr="0037429E">
        <w:trPr>
          <w:tblHeader/>
        </w:trPr>
        <w:tc>
          <w:tcPr>
            <w:tcW w:w="5000" w:type="pct"/>
            <w:gridSpan w:val="6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4587DA" w14:textId="77777777" w:rsidR="00101439" w:rsidRPr="00EF0AF5" w:rsidRDefault="00101439" w:rsidP="0037429E">
            <w:pPr>
              <w:pStyle w:val="TableHeading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Common field specification</w:t>
            </w:r>
          </w:p>
        </w:tc>
      </w:tr>
      <w:tr w:rsidR="00101439" w:rsidRPr="00E20F94" w14:paraId="7FE8FCFD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9324A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Command ID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B3FB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QueryOrganizationBalance</w:t>
            </w:r>
          </w:p>
        </w:tc>
      </w:tr>
      <w:tr w:rsidR="00101439" w:rsidRPr="00E20F94" w14:paraId="2128D090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3E731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Initiator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D30D74" w14:textId="77777777" w:rsidR="00101439" w:rsidRPr="00EF0AF5" w:rsidRDefault="00101439" w:rsidP="00101439">
            <w:pPr>
              <w:pStyle w:val="ItemListinTable"/>
              <w:widowControl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Operator ID of an Organization Operator/PIN/ShortCode</w:t>
            </w:r>
          </w:p>
          <w:p w14:paraId="01B806E4" w14:textId="77777777" w:rsidR="00101439" w:rsidRPr="00EF0AF5" w:rsidRDefault="00101439" w:rsidP="00101439">
            <w:pPr>
              <w:pStyle w:val="ItemListinTable"/>
              <w:widowControl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User Name of an Organization Operator/Password/ShortCode</w:t>
            </w:r>
          </w:p>
          <w:p w14:paraId="0BED141A" w14:textId="77777777" w:rsidR="00101439" w:rsidRPr="00EF0AF5" w:rsidRDefault="00101439" w:rsidP="00101439">
            <w:pPr>
              <w:pStyle w:val="ItemListinTable"/>
              <w:widowControl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User Name of an SP Operator/Password</w:t>
            </w:r>
          </w:p>
        </w:tc>
      </w:tr>
      <w:tr w:rsidR="00101439" w:rsidRPr="00E20F94" w14:paraId="1F8EC5E6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D5E7B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PrimaryParty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281A88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Not required</w:t>
            </w:r>
          </w:p>
        </w:tc>
      </w:tr>
      <w:tr w:rsidR="00101439" w:rsidRPr="00E20F94" w14:paraId="674FE88A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4AD103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ReceiverPatry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12C5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Organization ShortCode</w:t>
            </w:r>
          </w:p>
        </w:tc>
      </w:tr>
      <w:tr w:rsidR="00101439" w:rsidRPr="00E20F94" w14:paraId="42839E6C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98E087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RequesterPatry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EA988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kern w:val="0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Organization Operator Name/Organization ShortCode</w:t>
            </w:r>
          </w:p>
          <w:p w14:paraId="10EB164B" w14:textId="77777777" w:rsidR="00101439" w:rsidRPr="00EF0AF5" w:rsidRDefault="00101439" w:rsidP="0037429E">
            <w:pPr>
              <w:pStyle w:val="NotesHeadinginTable"/>
              <w:widowControl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NOTE</w:t>
            </w:r>
          </w:p>
          <w:p w14:paraId="25C2F026" w14:textId="77777777" w:rsidR="00101439" w:rsidRPr="00EF0AF5" w:rsidRDefault="00101439" w:rsidP="0037429E">
            <w:pPr>
              <w:pStyle w:val="NotesTextinTable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It is mandatory when the initiator is an SP operator. Otherwise the value is optional.</w:t>
            </w:r>
          </w:p>
        </w:tc>
      </w:tr>
      <w:tr w:rsidR="00101439" w:rsidRPr="00E20F94" w14:paraId="0AA16112" w14:textId="77777777" w:rsidTr="0037429E">
        <w:tc>
          <w:tcPr>
            <w:tcW w:w="5000" w:type="pct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616D0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Body specification</w:t>
            </w:r>
          </w:p>
        </w:tc>
      </w:tr>
      <w:tr w:rsidR="00101439" w:rsidRPr="00E20F94" w14:paraId="5279EB52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159EB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Element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77C980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Request/Body/QueryOrganizationBalanceRequest</w:t>
            </w:r>
          </w:p>
        </w:tc>
      </w:tr>
      <w:tr w:rsidR="00101439" w:rsidRPr="00E20F94" w14:paraId="065A3A3F" w14:textId="77777777" w:rsidTr="0037429E">
        <w:tc>
          <w:tcPr>
            <w:tcW w:w="882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58EF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Element Type</w:t>
            </w:r>
          </w:p>
        </w:tc>
        <w:tc>
          <w:tcPr>
            <w:tcW w:w="4118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8B76D2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QueryOrganizationBalanceRequest</w:t>
            </w:r>
          </w:p>
        </w:tc>
      </w:tr>
      <w:tr w:rsidR="00101439" w:rsidRPr="00E20F94" w14:paraId="1CED8B07" w14:textId="77777777" w:rsidTr="0037429E">
        <w:tc>
          <w:tcPr>
            <w:tcW w:w="5000" w:type="pct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794233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Fields in QueryOrganizationBalanceRequest type</w:t>
            </w:r>
          </w:p>
        </w:tc>
      </w:tr>
      <w:tr w:rsidR="00101439" w:rsidRPr="00E20F94" w14:paraId="18D50FE3" w14:textId="77777777" w:rsidTr="0037429E">
        <w:tc>
          <w:tcPr>
            <w:tcW w:w="80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FFB3F9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Parameter</w:t>
            </w:r>
          </w:p>
        </w:tc>
        <w:tc>
          <w:tcPr>
            <w:tcW w:w="589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4C4737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Data Type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F8E07E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Mandatory or Optional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6D2E052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  <w:tc>
          <w:tcPr>
            <w:tcW w:w="16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22F47FBC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Example</w:t>
            </w:r>
          </w:p>
        </w:tc>
      </w:tr>
      <w:tr w:rsidR="00101439" w:rsidRPr="00E20F94" w14:paraId="4CF8F354" w14:textId="77777777" w:rsidTr="0037429E">
        <w:tc>
          <w:tcPr>
            <w:tcW w:w="80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F40F8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TargetOrgList</w:t>
            </w:r>
          </w:p>
        </w:tc>
        <w:tc>
          <w:tcPr>
            <w:tcW w:w="589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FC4B33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xs:string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DDCCF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Optional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0C75EB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kern w:val="0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Indicates the list of short code of the child organizations whose balances need to be checked. Each short code must be delimited by a semicolon.</w:t>
            </w:r>
          </w:p>
          <w:p w14:paraId="6F14AAEF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 xml:space="preserve">The total number of short codes in the list must not exceed the maximum configured in </w:t>
            </w:r>
            <w:r w:rsidRPr="00EF0AF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system.</w:t>
            </w:r>
          </w:p>
          <w:p w14:paraId="06EE88B1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The length of this parameter value must be no more than 1024 bytes.</w:t>
            </w:r>
          </w:p>
        </w:tc>
        <w:tc>
          <w:tcPr>
            <w:tcW w:w="16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FE972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11111;11112;11113</w:t>
            </w:r>
          </w:p>
        </w:tc>
      </w:tr>
      <w:tr w:rsidR="00101439" w:rsidRPr="00E20F94" w14:paraId="2155F34A" w14:textId="77777777" w:rsidTr="0037429E">
        <w:tc>
          <w:tcPr>
            <w:tcW w:w="80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9BC0A6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AccountType</w:t>
            </w:r>
          </w:p>
        </w:tc>
        <w:tc>
          <w:tcPr>
            <w:tcW w:w="589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3A5FB2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xs:string</w:t>
            </w:r>
          </w:p>
        </w:tc>
        <w:tc>
          <w:tcPr>
            <w:tcW w:w="7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75FCC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Optional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6EC186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kern w:val="0"/>
                <w:sz w:val="22"/>
                <w:szCs w:val="22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Indicates the name of an account type. It is used to identify the account type to be operated.</w:t>
            </w:r>
          </w:p>
          <w:p w14:paraId="3202EEBF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The length of this parameter value must be no more than 128 bytes.</w:t>
            </w:r>
          </w:p>
        </w:tc>
        <w:tc>
          <w:tcPr>
            <w:tcW w:w="161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8DF0A6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Org Commission Received</w:t>
            </w:r>
          </w:p>
        </w:tc>
      </w:tr>
    </w:tbl>
    <w:p w14:paraId="79630F55" w14:textId="77777777" w:rsidR="00101439" w:rsidRDefault="00101439" w:rsidP="00101439">
      <w:pPr>
        <w:rPr>
          <w:rFonts w:cstheme="minorHAnsi"/>
          <w:kern w:val="2"/>
          <w:lang w:eastAsia="zh-CN"/>
        </w:rPr>
      </w:pPr>
    </w:p>
    <w:p w14:paraId="68502B95" w14:textId="77777777" w:rsidR="00101439" w:rsidRPr="00EF0AF5" w:rsidRDefault="00101439" w:rsidP="00101439">
      <w:pPr>
        <w:ind w:firstLine="648"/>
        <w:rPr>
          <w:rFonts w:cstheme="minorHAnsi"/>
          <w:b/>
          <w:kern w:val="2"/>
          <w:lang w:eastAsia="zh-CN"/>
        </w:rPr>
      </w:pPr>
      <w:r w:rsidRPr="00EF0AF5">
        <w:rPr>
          <w:rFonts w:cstheme="minorHAnsi"/>
          <w:b/>
          <w:kern w:val="2"/>
          <w:lang w:eastAsia="zh-CN"/>
        </w:rPr>
        <w:t>Result Parameter Specification</w:t>
      </w:r>
    </w:p>
    <w:tbl>
      <w:tblPr>
        <w:tblW w:w="9639" w:type="dxa"/>
        <w:tblInd w:w="8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133"/>
        <w:gridCol w:w="1560"/>
        <w:gridCol w:w="1560"/>
        <w:gridCol w:w="3264"/>
      </w:tblGrid>
      <w:tr w:rsidR="00101439" w:rsidRPr="00E20F94" w14:paraId="6076DCCB" w14:textId="77777777" w:rsidTr="0037429E">
        <w:trPr>
          <w:tblHeader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A4EF22" w14:textId="77777777" w:rsidR="00101439" w:rsidRPr="00EF0AF5" w:rsidRDefault="00101439" w:rsidP="0037429E">
            <w:pPr>
              <w:pStyle w:val="TableHeading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Body specification</w:t>
            </w:r>
          </w:p>
        </w:tc>
      </w:tr>
      <w:tr w:rsidR="00101439" w:rsidRPr="00E20F94" w14:paraId="64D70D6D" w14:textId="77777777" w:rsidTr="0037429E">
        <w:tc>
          <w:tcPr>
            <w:tcW w:w="11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131BC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Element</w:t>
            </w:r>
          </w:p>
        </w:tc>
        <w:tc>
          <w:tcPr>
            <w:tcW w:w="3899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DDD8E9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Result/Body/QueryOrganizationBalanceResult</w:t>
            </w:r>
          </w:p>
        </w:tc>
      </w:tr>
      <w:tr w:rsidR="00101439" w:rsidRPr="00E20F94" w14:paraId="08A18AB0" w14:textId="77777777" w:rsidTr="0037429E">
        <w:tc>
          <w:tcPr>
            <w:tcW w:w="11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2B03F0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Element Type</w:t>
            </w:r>
          </w:p>
        </w:tc>
        <w:tc>
          <w:tcPr>
            <w:tcW w:w="3899" w:type="pct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42D2E5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QueryOrganizationBalanceResult</w:t>
            </w:r>
          </w:p>
        </w:tc>
      </w:tr>
      <w:tr w:rsidR="00101439" w:rsidRPr="00E20F94" w14:paraId="4675E28F" w14:textId="77777777" w:rsidTr="0037429E"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52403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Fields in QueryOrganizationBalanceResult type</w:t>
            </w:r>
          </w:p>
        </w:tc>
      </w:tr>
      <w:tr w:rsidR="00101439" w:rsidRPr="00E20F94" w14:paraId="426E0253" w14:textId="77777777" w:rsidTr="0037429E">
        <w:tc>
          <w:tcPr>
            <w:tcW w:w="11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3814F5B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Parameter</w:t>
            </w:r>
          </w:p>
        </w:tc>
        <w:tc>
          <w:tcPr>
            <w:tcW w:w="5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2CE33DF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Data Type</w:t>
            </w:r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BA8B55F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Mandatory or Optional</w:t>
            </w:r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242E2AB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  <w:tc>
          <w:tcPr>
            <w:tcW w:w="1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AFE8CD7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b/>
                <w:sz w:val="22"/>
                <w:szCs w:val="22"/>
              </w:rPr>
              <w:t>Example</w:t>
            </w:r>
          </w:p>
        </w:tc>
      </w:tr>
      <w:tr w:rsidR="00101439" w:rsidRPr="00E20F94" w14:paraId="7F1051CB" w14:textId="77777777" w:rsidTr="0037429E">
        <w:tc>
          <w:tcPr>
            <w:tcW w:w="11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5C0B7D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BOCompletedTime</w:t>
            </w:r>
          </w:p>
        </w:tc>
        <w:tc>
          <w:tcPr>
            <w:tcW w:w="5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316C04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xs:string</w:t>
            </w:r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9925E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Mandatory</w:t>
            </w:r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4113D7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Indicates the data time when the business operation was completed, as recorded in the Mobile Money system. The format is yyyyMMddHHmmss.</w:t>
            </w:r>
          </w:p>
        </w:tc>
        <w:tc>
          <w:tcPr>
            <w:tcW w:w="1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A2E3F7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20140614192020</w:t>
            </w:r>
          </w:p>
        </w:tc>
      </w:tr>
      <w:tr w:rsidR="00101439" w:rsidRPr="00E20F94" w14:paraId="5D9CFC4E" w14:textId="77777777" w:rsidTr="0037429E">
        <w:tc>
          <w:tcPr>
            <w:tcW w:w="110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1EDB7F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AccountBalanceData</w:t>
            </w:r>
          </w:p>
        </w:tc>
        <w:tc>
          <w:tcPr>
            <w:tcW w:w="58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D76FA1" w14:textId="77777777" w:rsidR="00101439" w:rsidRPr="00EF0AF5" w:rsidRDefault="009B257C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hyperlink r:id="rId19" w:anchor="accountbalancetype" w:tooltip=" " w:history="1">
              <w:r w:rsidR="00101439" w:rsidRPr="00EF0AF5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AccountBalanceType</w:t>
              </w:r>
            </w:hyperlink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23AD2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>Mandatory</w:t>
            </w:r>
          </w:p>
        </w:tc>
        <w:tc>
          <w:tcPr>
            <w:tcW w:w="80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F76121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t xml:space="preserve">Indicates the zero to an infinite number of account </w:t>
            </w:r>
            <w:r w:rsidRPr="00EF0AF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balance items.</w:t>
            </w:r>
          </w:p>
        </w:tc>
        <w:tc>
          <w:tcPr>
            <w:tcW w:w="1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561CD6" w14:textId="77777777" w:rsidR="00101439" w:rsidRPr="00EF0AF5" w:rsidRDefault="00101439" w:rsidP="0037429E">
            <w:pPr>
              <w:pStyle w:val="TableText0"/>
              <w:rPr>
                <w:rFonts w:asciiTheme="minorHAnsi" w:hAnsiTheme="minorHAnsi" w:cstheme="minorHAnsi"/>
                <w:sz w:val="22"/>
                <w:szCs w:val="22"/>
                <w:lang w:eastAsia="zh-CN"/>
              </w:rPr>
            </w:pPr>
            <w:r w:rsidRPr="00EF0AF5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AccountHolderID</w:t>
            </w:r>
          </w:p>
        </w:tc>
      </w:tr>
    </w:tbl>
    <w:p w14:paraId="6A882FE0" w14:textId="77777777" w:rsidR="00101439" w:rsidRDefault="00101439" w:rsidP="00101439">
      <w:pPr>
        <w:rPr>
          <w:rFonts w:cstheme="minorHAnsi"/>
          <w:kern w:val="2"/>
          <w:lang w:eastAsia="zh-CN"/>
        </w:rPr>
      </w:pPr>
    </w:p>
    <w:p w14:paraId="05A181AA" w14:textId="77777777" w:rsidR="00101439" w:rsidRPr="00EF0AF5" w:rsidRDefault="00101439" w:rsidP="00101439">
      <w:pPr>
        <w:ind w:firstLine="648"/>
        <w:rPr>
          <w:rFonts w:cstheme="minorHAnsi"/>
          <w:b/>
          <w:kern w:val="2"/>
          <w:lang w:eastAsia="zh-CN"/>
        </w:rPr>
      </w:pPr>
      <w:r w:rsidRPr="00EF0AF5">
        <w:rPr>
          <w:rFonts w:cstheme="minorHAnsi"/>
          <w:b/>
          <w:kern w:val="2"/>
          <w:lang w:eastAsia="zh-CN"/>
        </w:rPr>
        <w:t xml:space="preserve">Request </w:t>
      </w:r>
    </w:p>
    <w:p w14:paraId="1FF80FB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&lt;soapenv:Envelope xmlns:soapenv="http://schemas.xmlsoap.org/soap/envelope/" xmlns:api="http://cps.huawei.com/synccpsinterface/api_requestmgr" xmlns:req="http://cps.huawei.com/synccpsinterface/request" xmlns:com="http://cps.huawei.com/synccpsinterface/common"&gt; </w:t>
      </w:r>
    </w:p>
    <w:p w14:paraId="0A7F480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&lt;soapenv:Header/&gt; </w:t>
      </w:r>
    </w:p>
    <w:p w14:paraId="4FFB1400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&lt;soapenv:Body&gt; </w:t>
      </w:r>
    </w:p>
    <w:p w14:paraId="6E3B2D9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&lt;api:Request&gt; </w:t>
      </w:r>
    </w:p>
    <w:p w14:paraId="6F50379E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&lt;req:Header&gt; </w:t>
      </w:r>
    </w:p>
    <w:p w14:paraId="737292B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&lt;req:Version&gt;1.0&lt;/req:Version&gt; </w:t>
      </w:r>
    </w:p>
    <w:p w14:paraId="0D73937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&lt;req:CommandID&gt;QueryOrganizationBalance&lt;/req:CommandID&gt; </w:t>
      </w:r>
    </w:p>
    <w:p w14:paraId="25ECB7A9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&lt;req:OriginatorConversationID&gt;S_X2013012921001&lt;/req:OriginatorConversationID&gt; </w:t>
      </w:r>
    </w:p>
    <w:p w14:paraId="054EA52A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&lt;req:Caller&gt; </w:t>
      </w:r>
    </w:p>
    <w:p w14:paraId="3522FCC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&lt;req:CallerType&gt;2&lt;/req:CallerType&gt; </w:t>
      </w:r>
    </w:p>
    <w:p w14:paraId="1A47FA7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&lt;req:ThirdPartyID&gt;POS_Broker&lt;/req:ThirdPartyID&gt; </w:t>
      </w:r>
    </w:p>
    <w:p w14:paraId="56608C7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&lt;req:Password&gt;B1YNY8GylVo=&lt;/req:Password&gt; </w:t>
      </w:r>
    </w:p>
    <w:p w14:paraId="50F94D8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&lt;req:ResultURL&gt;http://10.71.109.150:8888/mockResultBinding&lt;/req:ResultURL&gt; </w:t>
      </w:r>
    </w:p>
    <w:p w14:paraId="07210D64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&lt;/req:Caller&gt; </w:t>
      </w:r>
    </w:p>
    <w:p w14:paraId="1A0B6FC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&lt;req:KeyOwner&gt;1&lt;/req:KeyOwner&gt; </w:t>
      </w:r>
    </w:p>
    <w:p w14:paraId="43CBCC7B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&lt;req:Timestamp&gt;20130402152345&lt;/req:Timestamp&gt; </w:t>
      </w:r>
    </w:p>
    <w:p w14:paraId="7C70647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&lt;/req:Header&gt; </w:t>
      </w:r>
    </w:p>
    <w:p w14:paraId="7ECA5A7A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&lt;req:Body&gt; </w:t>
      </w:r>
    </w:p>
    <w:p w14:paraId="33FDFE4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&lt;req:Identity&gt; </w:t>
      </w:r>
    </w:p>
    <w:p w14:paraId="321071F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&lt;req:Initiator&gt; </w:t>
      </w:r>
    </w:p>
    <w:p w14:paraId="3BF0BC7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&lt;req:IdentifierType&gt;14&lt;/req:IdentifierType&gt; </w:t>
      </w:r>
    </w:p>
    <w:p w14:paraId="1D7BE440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&lt;req:Identifier&gt;System Operator1&lt;/req:Identifier&gt; </w:t>
      </w:r>
    </w:p>
    <w:p w14:paraId="34F020C0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&lt;req:SecurityCredential&gt;iUoiP9iGVwE=&lt;/req:SecurityCredential&gt; </w:t>
      </w:r>
    </w:p>
    <w:p w14:paraId="7B2533BF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&lt;/req:Initiator&gt; </w:t>
      </w:r>
    </w:p>
    <w:p w14:paraId="5D3F29F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&lt;req:ReceiverParty&gt; </w:t>
      </w:r>
    </w:p>
    <w:p w14:paraId="5B399AB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&lt;req:IdentifierType&gt;4&lt;/req:IdentifierType&gt; </w:t>
      </w:r>
    </w:p>
    <w:p w14:paraId="4BF0F183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&lt;req:Identifier&gt;1001&lt;/req:Identifier&gt; </w:t>
      </w:r>
    </w:p>
    <w:p w14:paraId="756E0DAC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lastRenderedPageBreak/>
        <w:t xml:space="preserve">          &lt;/req:ReceiverParty&gt; </w:t>
      </w:r>
    </w:p>
    <w:p w14:paraId="1A0F6C9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&lt;req:Requester&gt; </w:t>
      </w:r>
    </w:p>
    <w:p w14:paraId="5CC5559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&lt;req:IdentifierType&gt;11&lt;/req:IdentifierType&gt; </w:t>
      </w:r>
    </w:p>
    <w:p w14:paraId="197143F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&lt;req:Identifier&gt;AAA&lt;/req:Identifier&gt; </w:t>
      </w:r>
    </w:p>
    <w:p w14:paraId="2948565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&lt;req:ShortCode&gt;1001&lt;/req:ShortCode&gt; </w:t>
      </w:r>
    </w:p>
    <w:p w14:paraId="5724D64A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&lt;/req:Requester&gt; </w:t>
      </w:r>
    </w:p>
    <w:p w14:paraId="3B3DC5C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&lt;/req:Identity&gt; </w:t>
      </w:r>
    </w:p>
    <w:p w14:paraId="4BDA190C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&lt;req:QueryOrganizationBalanceRequest&gt; </w:t>
      </w:r>
    </w:p>
    <w:p w14:paraId="08FFB77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</w:t>
      </w:r>
      <w:proofErr w:type="spellStart"/>
      <w:r w:rsidRPr="00BB60AE">
        <w:rPr>
          <w:rFonts w:cstheme="minorHAnsi"/>
          <w:kern w:val="2"/>
          <w:lang w:eastAsia="zh-CN"/>
        </w:rPr>
        <w:t>req</w:t>
      </w:r>
      <w:proofErr w:type="gramStart"/>
      <w:r w:rsidRPr="00BB60AE">
        <w:rPr>
          <w:rFonts w:cstheme="minorHAnsi"/>
          <w:kern w:val="2"/>
          <w:lang w:eastAsia="zh-CN"/>
        </w:rPr>
        <w:t>:TargetOrgList</w:t>
      </w:r>
      <w:proofErr w:type="spellEnd"/>
      <w:proofErr w:type="gramEnd"/>
      <w:r w:rsidRPr="00BB60AE">
        <w:rPr>
          <w:rFonts w:cstheme="minorHAnsi"/>
          <w:kern w:val="2"/>
          <w:lang w:eastAsia="zh-CN"/>
        </w:rPr>
        <w:t>&gt;11111;11112;11113&lt;/</w:t>
      </w:r>
      <w:proofErr w:type="spellStart"/>
      <w:r w:rsidRPr="00BB60AE">
        <w:rPr>
          <w:rFonts w:cstheme="minorHAnsi"/>
          <w:kern w:val="2"/>
          <w:lang w:eastAsia="zh-CN"/>
        </w:rPr>
        <w:t>req:TargetOrgList</w:t>
      </w:r>
      <w:proofErr w:type="spellEnd"/>
      <w:r w:rsidRPr="00BB60AE">
        <w:rPr>
          <w:rFonts w:cstheme="minorHAnsi"/>
          <w:kern w:val="2"/>
          <w:lang w:eastAsia="zh-CN"/>
        </w:rPr>
        <w:t xml:space="preserve">&gt; </w:t>
      </w:r>
    </w:p>
    <w:p w14:paraId="552DABAA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</w:t>
      </w:r>
      <w:proofErr w:type="spellStart"/>
      <w:r w:rsidRPr="00BB60AE">
        <w:rPr>
          <w:rFonts w:cstheme="minorHAnsi"/>
          <w:kern w:val="2"/>
          <w:lang w:eastAsia="zh-CN"/>
        </w:rPr>
        <w:t>req</w:t>
      </w:r>
      <w:proofErr w:type="gramStart"/>
      <w:r w:rsidRPr="00BB60AE">
        <w:rPr>
          <w:rFonts w:cstheme="minorHAnsi"/>
          <w:kern w:val="2"/>
          <w:lang w:eastAsia="zh-CN"/>
        </w:rPr>
        <w:t>:AccountType</w:t>
      </w:r>
      <w:proofErr w:type="spellEnd"/>
      <w:proofErr w:type="gramEnd"/>
      <w:r w:rsidRPr="00BB60AE">
        <w:rPr>
          <w:rFonts w:cstheme="minorHAnsi"/>
          <w:kern w:val="2"/>
          <w:lang w:eastAsia="zh-CN"/>
        </w:rPr>
        <w:t>&gt;Org Commission Received&lt;/</w:t>
      </w:r>
      <w:proofErr w:type="spellStart"/>
      <w:r w:rsidRPr="00BB60AE">
        <w:rPr>
          <w:rFonts w:cstheme="minorHAnsi"/>
          <w:kern w:val="2"/>
          <w:lang w:eastAsia="zh-CN"/>
        </w:rPr>
        <w:t>req:AccountType</w:t>
      </w:r>
      <w:proofErr w:type="spellEnd"/>
      <w:r w:rsidRPr="00BB60AE">
        <w:rPr>
          <w:rFonts w:cstheme="minorHAnsi"/>
          <w:kern w:val="2"/>
          <w:lang w:eastAsia="zh-CN"/>
        </w:rPr>
        <w:t xml:space="preserve">&gt; </w:t>
      </w:r>
    </w:p>
    <w:p w14:paraId="541F806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&lt;/req:QueryOrganizationBalanceRequest&gt; </w:t>
      </w:r>
    </w:p>
    <w:p w14:paraId="578D117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&lt;/req:Body&gt; </w:t>
      </w:r>
    </w:p>
    <w:p w14:paraId="59E397E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&lt;/api:Request&gt; </w:t>
      </w:r>
    </w:p>
    <w:p w14:paraId="0B46A5E7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&lt;/soapenv:Body&gt; </w:t>
      </w:r>
    </w:p>
    <w:p w14:paraId="30573881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&lt;/soapenv:Envelope&gt; </w:t>
      </w:r>
    </w:p>
    <w:p w14:paraId="1D1F7F70" w14:textId="77777777" w:rsidR="00101439" w:rsidRPr="00BB60AE" w:rsidRDefault="00101439" w:rsidP="00101439">
      <w:pPr>
        <w:rPr>
          <w:rFonts w:cstheme="minorHAnsi"/>
          <w:kern w:val="2"/>
          <w:lang w:eastAsia="zh-CN"/>
        </w:rPr>
      </w:pPr>
    </w:p>
    <w:p w14:paraId="5C68A59B" w14:textId="77777777" w:rsidR="00101439" w:rsidRPr="00EF0AF5" w:rsidRDefault="00101439" w:rsidP="00101439">
      <w:pPr>
        <w:ind w:firstLine="648"/>
        <w:rPr>
          <w:rFonts w:cstheme="minorHAnsi"/>
          <w:b/>
          <w:kern w:val="2"/>
          <w:lang w:eastAsia="zh-CN"/>
        </w:rPr>
      </w:pPr>
      <w:r w:rsidRPr="00EF0AF5">
        <w:rPr>
          <w:rFonts w:cstheme="minorHAnsi"/>
          <w:b/>
          <w:kern w:val="2"/>
          <w:lang w:eastAsia="zh-CN"/>
        </w:rPr>
        <w:t>Response</w:t>
      </w:r>
    </w:p>
    <w:p w14:paraId="35A614CF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&lt;soapenv:Envelope xmlns:soapenv="http://schemas.xmlsoap.org/soap/envelope/"&gt; </w:t>
      </w:r>
    </w:p>
    <w:p w14:paraId="3F791973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&lt;soapenv:Body&gt; </w:t>
      </w:r>
    </w:p>
    <w:p w14:paraId="23D218DC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&lt;api:Result xmlns:api="http://cps.huawei.com/synccpsinterface/api_requestmgr" xmlns:res="http://cps.huawei.com/synccpsinterface/result"&gt; </w:t>
      </w:r>
    </w:p>
    <w:p w14:paraId="4E107FB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&lt;res:Header&gt; </w:t>
      </w:r>
    </w:p>
    <w:p w14:paraId="6A00A0D7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&lt;res:Version&gt;1.0&lt;/res:Version&gt; </w:t>
      </w:r>
    </w:p>
    <w:p w14:paraId="352740A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&lt;res:OriginatorConversationID&gt;S_X2013012921001&lt;/res:OriginatorConversationID&gt; </w:t>
      </w:r>
    </w:p>
    <w:p w14:paraId="3DE7493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&lt;res:ConversationID&gt;AG_20130129T102103&lt;/res:ConversationID&gt; </w:t>
      </w:r>
    </w:p>
    <w:p w14:paraId="6CF18073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&lt;/res:Header&gt; </w:t>
      </w:r>
    </w:p>
    <w:p w14:paraId="07D9AD13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&lt;res:Body&gt; </w:t>
      </w:r>
    </w:p>
    <w:p w14:paraId="44D15797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&lt;res:ResultType&gt;0&lt;/res:ResultType&gt; </w:t>
      </w:r>
    </w:p>
    <w:p w14:paraId="2E1A23B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&lt;res:ResultCode&gt;0&lt;/res:ResultCode&gt; </w:t>
      </w:r>
    </w:p>
    <w:p w14:paraId="3BD8A727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&lt;res:ResultDesc&gt;Process service request successfully.&lt;/res:ResultDesc&gt; </w:t>
      </w:r>
    </w:p>
    <w:p w14:paraId="01915931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&lt;res:QueryOrganizationBalanceResult&gt; </w:t>
      </w:r>
    </w:p>
    <w:p w14:paraId="40174DFF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&lt;res:BOCompletedTime&gt;20140614192020&lt;/res:BOCompletedTime&gt; </w:t>
      </w:r>
    </w:p>
    <w:p w14:paraId="5917F50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&lt;res:AccountBalanceData&gt; </w:t>
      </w:r>
    </w:p>
    <w:p w14:paraId="071FADC4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lastRenderedPageBreak/>
        <w:t xml:space="preserve">            &lt;res:AccountBalanceItem&gt; </w:t>
      </w:r>
    </w:p>
    <w:p w14:paraId="6559EFB9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&lt;res:AccountHolderID&gt;211674&lt;/res:AccountHolderID&gt; </w:t>
      </w:r>
    </w:p>
    <w:p w14:paraId="464E7CE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&lt;res:AccountHolderPublicName&gt;211674 - Agent A&lt;/res:AccountHolderPublicName&gt; </w:t>
      </w:r>
    </w:p>
    <w:p w14:paraId="4C1A649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&lt;res:AccountTypeName&gt;Float Account&lt;/res:AccountTypeName&gt; </w:t>
      </w:r>
    </w:p>
    <w:p w14:paraId="2B91B0F3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&lt;res:AccountTypeAlias&gt;Float Account&lt;/res:AccountTypeAlias&gt; </w:t>
      </w:r>
    </w:p>
    <w:p w14:paraId="0F3E27AE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&lt;res:AccountRuleProfileID&gt;16&lt;/res:AccountRuleProfileID&gt; </w:t>
      </w:r>
    </w:p>
    <w:p w14:paraId="5E850A09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&lt;res:AccountRuleProfileName&gt;Band A Store Float Account Rule Profile&lt;/res:AccountRuleProfileName&gt; </w:t>
      </w:r>
    </w:p>
    <w:p w14:paraId="30DEF494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&lt;res:AccountNo&gt;800000000101002000&lt;/res:AccountNo&gt; </w:t>
      </w:r>
    </w:p>
    <w:p w14:paraId="7459AE86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&lt;res:AccountStatus&gt;active&lt;/res:AccountStatus&gt; </w:t>
      </w:r>
    </w:p>
    <w:p w14:paraId="2F8945F0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&lt;res:Currency&gt;USD&lt;/res:Currency&gt; </w:t>
      </w:r>
    </w:p>
    <w:p w14:paraId="404CDA62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&lt;res:AvailableBalance&gt;1000.00&lt;/res:AvailableBalance&gt; </w:t>
      </w:r>
    </w:p>
    <w:p w14:paraId="5F62C56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&lt;res:ReservedBalance&gt;10.00&lt;/res:ReservedBalance&gt; </w:t>
      </w:r>
    </w:p>
    <w:p w14:paraId="6B3BFE8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&lt;res:UnclearedBalance&gt;0&lt;/res:UnclearedBalance&gt; </w:t>
      </w:r>
    </w:p>
    <w:p w14:paraId="77A0290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  &lt;res:CurrentBalance&gt;100.00&lt;/res:CurrentBalance&gt; </w:t>
      </w:r>
    </w:p>
    <w:p w14:paraId="5653D7E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  &lt;/res:AccountBalanceItem&gt; </w:t>
      </w:r>
    </w:p>
    <w:p w14:paraId="698F70D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  &lt;/res:AccountBalanceData&gt; </w:t>
      </w:r>
    </w:p>
    <w:p w14:paraId="3EE8EED4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  &lt;/res:QueryOrganizationBalanceResult&gt; </w:t>
      </w:r>
    </w:p>
    <w:p w14:paraId="091F0520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  &lt;/res:Body&gt; </w:t>
      </w:r>
    </w:p>
    <w:p w14:paraId="06144265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  &lt;/api:Result&gt; </w:t>
      </w:r>
    </w:p>
    <w:p w14:paraId="5243BEC8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  &lt;/soapenv:Body&gt; </w:t>
      </w:r>
    </w:p>
    <w:p w14:paraId="0BFAF14D" w14:textId="77777777" w:rsidR="00101439" w:rsidRPr="00BB60AE" w:rsidRDefault="00101439" w:rsidP="00101439">
      <w:pPr>
        <w:ind w:left="1440"/>
        <w:rPr>
          <w:rFonts w:cstheme="minorHAnsi"/>
          <w:kern w:val="2"/>
          <w:lang w:eastAsia="zh-CN"/>
        </w:rPr>
      </w:pPr>
      <w:r w:rsidRPr="00BB60AE">
        <w:rPr>
          <w:rFonts w:cstheme="minorHAnsi"/>
          <w:kern w:val="2"/>
          <w:lang w:eastAsia="zh-CN"/>
        </w:rPr>
        <w:t xml:space="preserve">&lt;/soapenv:Envelope&gt; </w:t>
      </w:r>
    </w:p>
    <w:p w14:paraId="3507C701" w14:textId="77777777" w:rsidR="00101439" w:rsidRPr="00EF0AF5" w:rsidRDefault="00101439" w:rsidP="00101439">
      <w:pPr>
        <w:rPr>
          <w:rFonts w:cstheme="minorHAnsi"/>
          <w:kern w:val="2"/>
          <w:lang w:eastAsia="zh-CN"/>
        </w:rPr>
      </w:pPr>
    </w:p>
    <w:p w14:paraId="066A3567" w14:textId="77777777" w:rsidR="00101439" w:rsidRDefault="00101439" w:rsidP="00101439">
      <w:pPr>
        <w:pStyle w:val="Heading2"/>
      </w:pPr>
      <w:r>
        <w:t>Development effort and milestones</w:t>
      </w:r>
    </w:p>
    <w:p w14:paraId="338F6133" w14:textId="77777777" w:rsidR="00101439" w:rsidRPr="002C7A6B" w:rsidRDefault="00101439" w:rsidP="00101439">
      <w:r>
        <w:t>Describe development effort and milestones</w:t>
      </w:r>
    </w:p>
    <w:tbl>
      <w:tblPr>
        <w:tblStyle w:val="GridTable1Light-Accent21"/>
        <w:tblW w:w="4955" w:type="pct"/>
        <w:tblInd w:w="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9"/>
        <w:gridCol w:w="1533"/>
        <w:gridCol w:w="1894"/>
        <w:gridCol w:w="2070"/>
      </w:tblGrid>
      <w:tr w:rsidR="00101439" w:rsidRPr="00101476" w:rsidDel="006D2DFA" w14:paraId="42BC3374" w14:textId="7DB9F3D6" w:rsidTr="00374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del w:id="576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bottom w:val="nil"/>
            </w:tcBorders>
            <w:vAlign w:val="bottom"/>
          </w:tcPr>
          <w:customXmlDelRangeStart w:id="577" w:author="gugun wasp" w:date="2019-04-09T13:19:00Z"/>
          <w:sdt>
            <w:sdtPr>
              <w:rPr>
                <w:color w:val="7F7F7F" w:themeColor="text1" w:themeTint="80"/>
                <w:sz w:val="20"/>
                <w:lang w:val="en-GB"/>
              </w:rPr>
              <w:id w:val="915443389"/>
              <w:lock w:val="contentLocked"/>
              <w:group/>
            </w:sdtPr>
            <w:sdtEndPr/>
            <w:sdtContent>
              <w:customXmlDelRangeEnd w:id="577"/>
              <w:p w14:paraId="1E909E85" w14:textId="3DDE0756" w:rsidR="00101439" w:rsidRPr="0037746E" w:rsidDel="006D2DFA" w:rsidRDefault="00101439" w:rsidP="0037429E">
                <w:pPr>
                  <w:pStyle w:val="Tabletext"/>
                  <w:ind w:left="142"/>
                  <w:rPr>
                    <w:del w:id="578" w:author="gugun wasp" w:date="2019-04-09T13:19:00Z"/>
                    <w:b w:val="0"/>
                    <w:color w:val="7F7F7F" w:themeColor="text1" w:themeTint="80"/>
                    <w:sz w:val="20"/>
                    <w:lang w:val="en-GB"/>
                  </w:rPr>
                </w:pPr>
                <w:del w:id="579" w:author="gugun wasp" w:date="2019-04-09T13:19:00Z">
                  <w:r w:rsidRPr="00B37062" w:rsidDel="006D2DFA">
                    <w:rPr>
                      <w:color w:val="7F7F7F" w:themeColor="text1" w:themeTint="80"/>
                      <w:sz w:val="20"/>
                      <w:lang w:val="en-GB"/>
                    </w:rPr>
                    <w:delText>DESCRIPTION</w:delText>
                  </w:r>
                </w:del>
              </w:p>
              <w:customXmlDelRangeStart w:id="580" w:author="gugun wasp" w:date="2019-04-09T13:19:00Z"/>
            </w:sdtContent>
          </w:sdt>
          <w:customXmlDelRangeEnd w:id="580"/>
        </w:tc>
        <w:tc>
          <w:tcPr>
            <w:tcW w:w="1530" w:type="dxa"/>
            <w:tcBorders>
              <w:bottom w:val="nil"/>
            </w:tcBorders>
          </w:tcPr>
          <w:customXmlDelRangeStart w:id="581" w:author="gugun wasp" w:date="2019-04-09T13:19:00Z"/>
          <w:sdt>
            <w:sdtPr>
              <w:rPr>
                <w:color w:val="7F7F7F" w:themeColor="text1" w:themeTint="80"/>
                <w:sz w:val="20"/>
                <w:lang w:val="en-GB"/>
              </w:rPr>
              <w:id w:val="1315450625"/>
              <w:lock w:val="contentLocked"/>
              <w:group/>
            </w:sdtPr>
            <w:sdtEndPr/>
            <w:sdtContent>
              <w:customXmlDelRangeEnd w:id="581"/>
              <w:p w14:paraId="2D1E289D" w14:textId="53BC0753" w:rsidR="00101439" w:rsidRPr="00101476" w:rsidDel="006D2DFA" w:rsidRDefault="00101439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582" w:author="gugun wasp" w:date="2019-04-09T13:19:00Z"/>
                    <w:color w:val="7F7F7F" w:themeColor="text1" w:themeTint="80"/>
                    <w:sz w:val="20"/>
                    <w:lang w:val="en-GB"/>
                  </w:rPr>
                </w:pPr>
                <w:del w:id="583" w:author="gugun wasp" w:date="2019-04-09T13:19:00Z">
                  <w:r w:rsidDel="006D2DFA">
                    <w:rPr>
                      <w:color w:val="7F7F7F" w:themeColor="text1" w:themeTint="80"/>
                      <w:sz w:val="20"/>
                      <w:lang w:val="en-GB"/>
                    </w:rPr>
                    <w:delText>EFFORT</w:delText>
                  </w:r>
                </w:del>
              </w:p>
              <w:customXmlDelRangeStart w:id="584" w:author="gugun wasp" w:date="2019-04-09T13:19:00Z"/>
            </w:sdtContent>
          </w:sdt>
          <w:customXmlDelRangeEnd w:id="584"/>
        </w:tc>
        <w:tc>
          <w:tcPr>
            <w:tcW w:w="1890" w:type="dxa"/>
            <w:tcBorders>
              <w:bottom w:val="nil"/>
            </w:tcBorders>
          </w:tcPr>
          <w:customXmlDelRangeStart w:id="585" w:author="gugun wasp" w:date="2019-04-09T13:19:00Z"/>
          <w:sdt>
            <w:sdtPr>
              <w:rPr>
                <w:color w:val="7F7F7F" w:themeColor="text1" w:themeTint="80"/>
                <w:sz w:val="20"/>
                <w:lang w:val="en-GB"/>
              </w:rPr>
              <w:id w:val="-1832517650"/>
              <w:lock w:val="contentLocked"/>
              <w:group/>
            </w:sdtPr>
            <w:sdtEndPr/>
            <w:sdtContent>
              <w:customXmlDelRangeEnd w:id="585"/>
              <w:p w14:paraId="7908CFC5" w14:textId="67F6D1A4" w:rsidR="00101439" w:rsidDel="006D2DFA" w:rsidRDefault="00101439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586" w:author="gugun wasp" w:date="2019-04-09T13:19:00Z"/>
                    <w:color w:val="7F7F7F" w:themeColor="text1" w:themeTint="80"/>
                    <w:sz w:val="20"/>
                    <w:lang w:val="en-GB"/>
                  </w:rPr>
                </w:pPr>
                <w:del w:id="587" w:author="gugun wasp" w:date="2019-04-09T13:19:00Z">
                  <w:r w:rsidDel="006D2DFA">
                    <w:rPr>
                      <w:color w:val="7F7F7F" w:themeColor="text1" w:themeTint="80"/>
                      <w:sz w:val="20"/>
                      <w:lang w:val="en-GB"/>
                    </w:rPr>
                    <w:delText>PLANNED START</w:delText>
                  </w:r>
                </w:del>
              </w:p>
              <w:customXmlDelRangeStart w:id="588" w:author="gugun wasp" w:date="2019-04-09T13:19:00Z"/>
            </w:sdtContent>
          </w:sdt>
          <w:customXmlDelRangeEnd w:id="588"/>
        </w:tc>
        <w:tc>
          <w:tcPr>
            <w:tcW w:w="2066" w:type="dxa"/>
            <w:tcBorders>
              <w:bottom w:val="nil"/>
            </w:tcBorders>
          </w:tcPr>
          <w:customXmlDelRangeStart w:id="589" w:author="gugun wasp" w:date="2019-04-09T13:19:00Z"/>
          <w:sdt>
            <w:sdtPr>
              <w:rPr>
                <w:color w:val="7F7F7F" w:themeColor="text1" w:themeTint="80"/>
                <w:sz w:val="20"/>
                <w:lang w:val="en-GB"/>
              </w:rPr>
              <w:id w:val="-923722351"/>
              <w:lock w:val="contentLocked"/>
              <w:group/>
            </w:sdtPr>
            <w:sdtEndPr/>
            <w:sdtContent>
              <w:customXmlDelRangeEnd w:id="589"/>
              <w:p w14:paraId="6217B65F" w14:textId="240C0F76" w:rsidR="00101439" w:rsidDel="006D2DFA" w:rsidRDefault="00101439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590" w:author="gugun wasp" w:date="2019-04-09T13:19:00Z"/>
                    <w:color w:val="7F7F7F" w:themeColor="text1" w:themeTint="80"/>
                    <w:sz w:val="20"/>
                    <w:lang w:val="en-GB"/>
                  </w:rPr>
                </w:pPr>
                <w:del w:id="591" w:author="gugun wasp" w:date="2019-04-09T13:19:00Z">
                  <w:r w:rsidDel="006D2DFA">
                    <w:rPr>
                      <w:color w:val="7F7F7F" w:themeColor="text1" w:themeTint="80"/>
                      <w:sz w:val="20"/>
                      <w:lang w:val="en-GB"/>
                    </w:rPr>
                    <w:delText>PLANNED END</w:delText>
                  </w:r>
                </w:del>
              </w:p>
              <w:customXmlDelRangeStart w:id="592" w:author="gugun wasp" w:date="2019-04-09T13:19:00Z"/>
            </w:sdtContent>
          </w:sdt>
          <w:customXmlDelRangeEnd w:id="592"/>
        </w:tc>
      </w:tr>
      <w:tr w:rsidR="00101439" w:rsidRPr="00101476" w:rsidDel="006D2DFA" w14:paraId="666B6172" w14:textId="6557043B" w:rsidTr="0037429E">
        <w:trPr>
          <w:del w:id="593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490EB3EB" w14:textId="75D9608A" w:rsidR="00101439" w:rsidRPr="00D60DA1" w:rsidDel="006D2DFA" w:rsidRDefault="00101439" w:rsidP="0037429E">
            <w:pPr>
              <w:pStyle w:val="Tabletext"/>
              <w:spacing w:before="0"/>
              <w:ind w:left="142"/>
              <w:rPr>
                <w:del w:id="594" w:author="gugun wasp" w:date="2019-04-09T13:19:00Z"/>
                <w:sz w:val="20"/>
                <w:lang w:val="en-GB"/>
              </w:rPr>
            </w:pPr>
            <w:del w:id="595" w:author="gugun wasp" w:date="2019-04-09T13:19:00Z">
              <w:r w:rsidDel="006D2DFA">
                <w:rPr>
                  <w:sz w:val="20"/>
                  <w:lang w:val="en-GB"/>
                </w:rPr>
                <w:delText>ANALYSIS &amp; DESIGN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541922D9" w14:textId="18DEB49E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96" w:author="gugun wasp" w:date="2019-04-09T13:19:00Z"/>
                <w:sz w:val="20"/>
                <w:lang w:val="en-GB"/>
              </w:rPr>
            </w:pPr>
            <w:del w:id="597" w:author="gugun wasp" w:date="2019-04-09T13:19:00Z">
              <w:r w:rsidDel="006D2DFA">
                <w:rPr>
                  <w:sz w:val="20"/>
                  <w:lang w:val="en-GB"/>
                </w:rPr>
                <w:delText>58</w:delText>
              </w:r>
            </w:del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635ACEEC" w14:textId="32C3C699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98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2DC129BF" w14:textId="1BA6B413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599" w:author="gugun wasp" w:date="2019-04-09T13:19:00Z"/>
                <w:sz w:val="20"/>
                <w:lang w:val="en-GB"/>
              </w:rPr>
            </w:pPr>
          </w:p>
        </w:tc>
      </w:tr>
      <w:tr w:rsidR="00101439" w:rsidRPr="00101476" w:rsidDel="006D2DFA" w14:paraId="7690E58B" w14:textId="6E462543" w:rsidTr="0037429E">
        <w:trPr>
          <w:del w:id="600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4086432E" w14:textId="7AD1830E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01" w:author="gugun wasp" w:date="2019-04-09T13:19:00Z"/>
                <w:sz w:val="20"/>
                <w:lang w:val="en-GB"/>
              </w:rPr>
            </w:pPr>
            <w:del w:id="602" w:author="gugun wasp" w:date="2019-04-09T13:19:00Z">
              <w:r w:rsidDel="006D2DFA">
                <w:rPr>
                  <w:sz w:val="20"/>
                  <w:lang w:val="en-GB"/>
                </w:rPr>
                <w:delText>DEVELOPMENT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79CC23B5" w14:textId="082485C0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03" w:author="gugun wasp" w:date="2019-04-09T13:19:00Z"/>
                <w:sz w:val="20"/>
                <w:lang w:val="en-GB"/>
              </w:rPr>
            </w:pPr>
            <w:del w:id="604" w:author="gugun wasp" w:date="2019-04-09T13:19:00Z">
              <w:r w:rsidDel="006D2DFA">
                <w:rPr>
                  <w:sz w:val="20"/>
                  <w:lang w:val="en-GB"/>
                </w:rPr>
                <w:delText>49</w:delText>
              </w:r>
            </w:del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2782DB74" w14:textId="7C2BDCE1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05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6229BEFD" w14:textId="39C5A48A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06" w:author="gugun wasp" w:date="2019-04-09T13:19:00Z"/>
                <w:sz w:val="20"/>
                <w:lang w:val="en-GB"/>
              </w:rPr>
            </w:pPr>
          </w:p>
        </w:tc>
      </w:tr>
      <w:tr w:rsidR="00101439" w:rsidRPr="00101476" w:rsidDel="006D2DFA" w14:paraId="458F023F" w14:textId="5236981C" w:rsidTr="0037429E">
        <w:trPr>
          <w:del w:id="607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2FC30C71" w14:textId="5369A2F8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08" w:author="gugun wasp" w:date="2019-04-09T13:19:00Z"/>
                <w:sz w:val="20"/>
                <w:lang w:val="en-GB"/>
              </w:rPr>
            </w:pPr>
            <w:del w:id="609" w:author="gugun wasp" w:date="2019-04-09T13:19:00Z">
              <w:r w:rsidDel="006D2DFA">
                <w:rPr>
                  <w:sz w:val="20"/>
                  <w:lang w:val="en-GB"/>
                </w:rPr>
                <w:delText>SYSTEM INTEGRATION TEST (SIT)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68C12A22" w14:textId="42E77985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0" w:author="gugun wasp" w:date="2019-04-09T13:19:00Z"/>
                <w:sz w:val="20"/>
                <w:lang w:val="en-GB"/>
              </w:rPr>
            </w:pPr>
            <w:del w:id="611" w:author="gugun wasp" w:date="2019-04-09T13:19:00Z">
              <w:r w:rsidDel="006D2DFA">
                <w:rPr>
                  <w:sz w:val="20"/>
                  <w:lang w:val="en-GB"/>
                </w:rPr>
                <w:delText>21</w:delText>
              </w:r>
            </w:del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57A4772" w14:textId="452DBF54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2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4F13CC3C" w14:textId="0711D575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3" w:author="gugun wasp" w:date="2019-04-09T13:19:00Z"/>
                <w:sz w:val="20"/>
                <w:lang w:val="en-GB"/>
              </w:rPr>
            </w:pPr>
          </w:p>
        </w:tc>
      </w:tr>
      <w:tr w:rsidR="00101439" w:rsidRPr="00101476" w:rsidDel="006D2DFA" w14:paraId="5F510D88" w14:textId="70EE6EC6" w:rsidTr="0037429E">
        <w:trPr>
          <w:del w:id="614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1A560CAC" w14:textId="3AFF3A0E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15" w:author="gugun wasp" w:date="2019-04-09T13:19:00Z"/>
                <w:sz w:val="20"/>
                <w:lang w:val="en-GB"/>
              </w:rPr>
            </w:pPr>
            <w:del w:id="616" w:author="gugun wasp" w:date="2019-04-09T13:19:00Z">
              <w:r w:rsidDel="006D2DFA">
                <w:rPr>
                  <w:sz w:val="20"/>
                  <w:lang w:val="en-GB"/>
                </w:rPr>
                <w:delText>USER TRAINING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7230D788" w14:textId="2E1CC5A2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7" w:author="gugun wasp" w:date="2019-04-09T13:19:00Z"/>
                <w:sz w:val="20"/>
                <w:lang w:val="en-GB"/>
              </w:rPr>
            </w:pPr>
            <w:del w:id="618" w:author="gugun wasp" w:date="2019-04-09T13:19:00Z">
              <w:r w:rsidDel="006D2DFA">
                <w:rPr>
                  <w:sz w:val="20"/>
                  <w:lang w:val="en-GB"/>
                </w:rPr>
                <w:delText>11</w:delText>
              </w:r>
            </w:del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6C96D52" w14:textId="20D6A09C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19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0873D8CE" w14:textId="64DC4275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20" w:author="gugun wasp" w:date="2019-04-09T13:19:00Z"/>
                <w:sz w:val="20"/>
                <w:lang w:val="en-GB"/>
              </w:rPr>
            </w:pPr>
          </w:p>
        </w:tc>
      </w:tr>
      <w:tr w:rsidR="00101439" w:rsidRPr="00101476" w:rsidDel="006D2DFA" w14:paraId="1A827E0C" w14:textId="110D13B6" w:rsidTr="0037429E">
        <w:trPr>
          <w:del w:id="621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43810B2C" w14:textId="1079C713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22" w:author="gugun wasp" w:date="2019-04-09T13:19:00Z"/>
                <w:sz w:val="20"/>
                <w:lang w:val="en-GB"/>
              </w:rPr>
            </w:pPr>
            <w:del w:id="623" w:author="gugun wasp" w:date="2019-04-09T13:19:00Z">
              <w:r w:rsidDel="006D2DFA">
                <w:rPr>
                  <w:sz w:val="20"/>
                  <w:lang w:val="en-GB"/>
                </w:rPr>
                <w:delText>USER ACCEPTANCE TEST (UAT)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48967EFC" w14:textId="0FA40F51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24" w:author="gugun wasp" w:date="2019-04-09T13:19:00Z"/>
                <w:sz w:val="20"/>
                <w:lang w:val="en-GB"/>
              </w:rPr>
            </w:pPr>
            <w:del w:id="625" w:author="gugun wasp" w:date="2019-04-09T13:19:00Z">
              <w:r w:rsidDel="006D2DFA">
                <w:rPr>
                  <w:sz w:val="20"/>
                  <w:lang w:val="en-GB"/>
                </w:rPr>
                <w:delText>3</w:delText>
              </w:r>
            </w:del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09267E2" w14:textId="23EC5D76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26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1BA816E1" w14:textId="3DCA32D6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27" w:author="gugun wasp" w:date="2019-04-09T13:19:00Z"/>
                <w:sz w:val="20"/>
                <w:lang w:val="en-GB"/>
              </w:rPr>
            </w:pPr>
          </w:p>
        </w:tc>
      </w:tr>
      <w:tr w:rsidR="00101439" w:rsidRPr="00101476" w:rsidDel="006D2DFA" w14:paraId="32A0908B" w14:textId="6B967FF4" w:rsidTr="0037429E">
        <w:trPr>
          <w:del w:id="628" w:author="gugun wasp" w:date="2019-04-09T13:19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single" w:sz="4" w:space="0" w:color="ACCBF9" w:themeColor="background2"/>
            </w:tcBorders>
          </w:tcPr>
          <w:p w14:paraId="1B2A50B4" w14:textId="20542899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29" w:author="gugun wasp" w:date="2019-04-09T13:19:00Z"/>
                <w:sz w:val="20"/>
                <w:lang w:val="en-GB"/>
              </w:rPr>
            </w:pPr>
            <w:del w:id="630" w:author="gugun wasp" w:date="2019-04-09T13:19:00Z">
              <w:r w:rsidDel="006D2DFA">
                <w:rPr>
                  <w:sz w:val="20"/>
                  <w:lang w:val="en-GB"/>
                </w:rPr>
                <w:delText>DATA MIGRATION</w:delText>
              </w:r>
            </w:del>
          </w:p>
          <w:p w14:paraId="4166C1A9" w14:textId="1F1CD81F" w:rsidR="00101439" w:rsidDel="006D2DFA" w:rsidRDefault="00101439" w:rsidP="0037429E">
            <w:pPr>
              <w:pStyle w:val="Tabletext"/>
              <w:spacing w:before="0"/>
              <w:ind w:left="142"/>
              <w:rPr>
                <w:del w:id="631" w:author="gugun wasp" w:date="2019-04-09T13:19:00Z"/>
                <w:sz w:val="20"/>
                <w:lang w:val="en-GB"/>
              </w:rPr>
            </w:pPr>
            <w:del w:id="632" w:author="gugun wasp" w:date="2019-04-09T13:19:00Z">
              <w:r w:rsidDel="006D2DFA">
                <w:rPr>
                  <w:sz w:val="20"/>
                  <w:lang w:val="en-GB"/>
                </w:rPr>
                <w:delText>DEPLOYMENT</w:delText>
              </w:r>
            </w:del>
          </w:p>
        </w:tc>
        <w:tc>
          <w:tcPr>
            <w:tcW w:w="1530" w:type="dxa"/>
            <w:tcBorders>
              <w:top w:val="nil"/>
              <w:bottom w:val="single" w:sz="4" w:space="0" w:color="C0D7EC" w:themeColor="accent2" w:themeTint="66"/>
            </w:tcBorders>
          </w:tcPr>
          <w:p w14:paraId="1E205A0C" w14:textId="309BD349" w:rsidR="00101439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3" w:author="gugun wasp" w:date="2019-04-09T13:19:00Z"/>
                <w:sz w:val="20"/>
                <w:lang w:val="en-GB"/>
              </w:rPr>
            </w:pPr>
          </w:p>
          <w:p w14:paraId="5A2B362E" w14:textId="5C359E2F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4" w:author="gugun wasp" w:date="2019-04-09T13:19:00Z"/>
                <w:sz w:val="20"/>
                <w:lang w:val="en-GB"/>
              </w:rPr>
            </w:pPr>
            <w:del w:id="635" w:author="gugun wasp" w:date="2019-04-09T13:19:00Z">
              <w:r w:rsidDel="006D2DFA">
                <w:rPr>
                  <w:sz w:val="20"/>
                  <w:lang w:val="en-GB"/>
                </w:rPr>
                <w:delText>18</w:delText>
              </w:r>
            </w:del>
          </w:p>
        </w:tc>
        <w:tc>
          <w:tcPr>
            <w:tcW w:w="1890" w:type="dxa"/>
            <w:tcBorders>
              <w:top w:val="nil"/>
              <w:bottom w:val="single" w:sz="4" w:space="0" w:color="C0D7EC" w:themeColor="accent2" w:themeTint="66"/>
            </w:tcBorders>
          </w:tcPr>
          <w:p w14:paraId="46CA68EA" w14:textId="10025E8C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6" w:author="gugun wasp" w:date="2019-04-09T13:19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single" w:sz="4" w:space="0" w:color="C0D7EC" w:themeColor="accent2" w:themeTint="66"/>
            </w:tcBorders>
          </w:tcPr>
          <w:p w14:paraId="5E27A98E" w14:textId="45F1E2CC" w:rsidR="00101439" w:rsidRPr="00101476" w:rsidDel="006D2DFA" w:rsidRDefault="00101439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37" w:author="gugun wasp" w:date="2019-04-09T13:19:00Z"/>
                <w:sz w:val="20"/>
                <w:lang w:val="en-GB"/>
              </w:rPr>
            </w:pPr>
          </w:p>
        </w:tc>
      </w:tr>
    </w:tbl>
    <w:p w14:paraId="54D5E3CF" w14:textId="77777777" w:rsidR="00101439" w:rsidRPr="009D0AD0" w:rsidRDefault="00101439" w:rsidP="00101439"/>
    <w:p w14:paraId="33D58C78" w14:textId="4AA13E8A" w:rsidR="009D0AD0" w:rsidRPr="009D0AD0" w:rsidDel="00CE194B" w:rsidRDefault="009D0AD0" w:rsidP="009D0AD0">
      <w:pPr>
        <w:pStyle w:val="Heading1"/>
        <w:rPr>
          <w:del w:id="638" w:author="gugun wasp" w:date="2019-03-27T16:36:00Z"/>
        </w:rPr>
      </w:pPr>
      <w:del w:id="639" w:author="gugun wasp" w:date="2019-03-27T16:36:00Z">
        <w:r w:rsidDel="00CE194B">
          <w:lastRenderedPageBreak/>
          <w:delText>SOLUTION DESCRIPTION</w:delText>
        </w:r>
        <w:bookmarkEnd w:id="374"/>
      </w:del>
    </w:p>
    <w:p w14:paraId="109810E5" w14:textId="54CFC661" w:rsidR="009D0AD0" w:rsidDel="00CE194B" w:rsidRDefault="009D0AD0" w:rsidP="009D0AD0">
      <w:pPr>
        <w:pStyle w:val="Heading2"/>
        <w:rPr>
          <w:del w:id="640" w:author="gugun wasp" w:date="2019-03-27T16:36:00Z"/>
        </w:rPr>
      </w:pPr>
      <w:bookmarkStart w:id="641" w:name="_Toc1485914"/>
      <w:del w:id="642" w:author="gugun wasp" w:date="2019-03-27T16:36:00Z">
        <w:r w:rsidDel="00CE194B">
          <w:delText>Technical Solution</w:delText>
        </w:r>
        <w:bookmarkEnd w:id="641"/>
      </w:del>
    </w:p>
    <w:p w14:paraId="591E5C21" w14:textId="7C2EB4E1" w:rsidR="009D0AD0" w:rsidRPr="009D0AD0" w:rsidDel="00CE194B" w:rsidRDefault="009D0AD0" w:rsidP="009D0AD0">
      <w:pPr>
        <w:rPr>
          <w:del w:id="643" w:author="gugun wasp" w:date="2019-03-27T16:36:00Z"/>
        </w:rPr>
      </w:pPr>
      <w:del w:id="644" w:author="gugun wasp" w:date="2019-03-27T16:36:00Z">
        <w:r w:rsidDel="00CE194B">
          <w:delText>Describe the solution, what will be developed</w:delText>
        </w:r>
        <w:r w:rsidR="002C7A6B" w:rsidDel="00CE194B">
          <w:delText>, how it will be solved, add flow chart and other relevant information.</w:delText>
        </w:r>
      </w:del>
    </w:p>
    <w:p w14:paraId="1A3017C1" w14:textId="2E3F6833" w:rsidR="009D0AD0" w:rsidDel="00CE194B" w:rsidRDefault="009D0AD0" w:rsidP="009D0AD0">
      <w:pPr>
        <w:pStyle w:val="Heading2"/>
        <w:rPr>
          <w:del w:id="645" w:author="gugun wasp" w:date="2019-03-27T16:36:00Z"/>
        </w:rPr>
      </w:pPr>
      <w:bookmarkStart w:id="646" w:name="_Toc1485915"/>
      <w:del w:id="647" w:author="gugun wasp" w:date="2019-03-27T16:36:00Z">
        <w:r w:rsidRPr="009D0AD0" w:rsidDel="00CE194B">
          <w:delText>Specifics of the technical environment</w:delText>
        </w:r>
        <w:bookmarkEnd w:id="646"/>
      </w:del>
    </w:p>
    <w:p w14:paraId="613A305D" w14:textId="6742D219" w:rsidR="009D0AD0" w:rsidRPr="009D0AD0" w:rsidDel="00CE194B" w:rsidRDefault="009D0AD0" w:rsidP="009D0AD0">
      <w:pPr>
        <w:rPr>
          <w:del w:id="648" w:author="gugun wasp" w:date="2019-03-27T16:36:00Z"/>
        </w:rPr>
      </w:pPr>
      <w:del w:id="649" w:author="gugun wasp" w:date="2019-03-27T16:36:00Z">
        <w:r w:rsidDel="00CE194B">
          <w:delText>Describe the environment changes</w:delText>
        </w:r>
        <w:r w:rsidR="002C7A6B" w:rsidDel="00CE194B">
          <w:delText>, if any</w:delText>
        </w:r>
      </w:del>
    </w:p>
    <w:p w14:paraId="70F279AC" w14:textId="008FA3A6" w:rsidR="009D0AD0" w:rsidDel="00CE194B" w:rsidRDefault="009D0AD0" w:rsidP="009D0AD0">
      <w:pPr>
        <w:pStyle w:val="Heading2"/>
        <w:rPr>
          <w:del w:id="650" w:author="gugun wasp" w:date="2019-03-27T16:36:00Z"/>
        </w:rPr>
      </w:pPr>
      <w:bookmarkStart w:id="651" w:name="_Toc1485916"/>
      <w:del w:id="652" w:author="gugun wasp" w:date="2019-03-27T16:36:00Z">
        <w:r w:rsidRPr="009D0AD0" w:rsidDel="00CE194B">
          <w:delText>Data requirements</w:delText>
        </w:r>
        <w:bookmarkEnd w:id="651"/>
      </w:del>
    </w:p>
    <w:p w14:paraId="2E51D2A0" w14:textId="1072389F" w:rsidR="009D0AD0" w:rsidRPr="009D0AD0" w:rsidDel="00CE194B" w:rsidRDefault="009D0AD0" w:rsidP="009D0AD0">
      <w:pPr>
        <w:rPr>
          <w:del w:id="653" w:author="gugun wasp" w:date="2019-03-27T16:36:00Z"/>
        </w:rPr>
      </w:pPr>
      <w:del w:id="654" w:author="gugun wasp" w:date="2019-03-27T16:36:00Z">
        <w:r w:rsidDel="00CE194B">
          <w:delText>Describe the data requirements, if any</w:delText>
        </w:r>
      </w:del>
    </w:p>
    <w:p w14:paraId="3B04681F" w14:textId="697A9C9C" w:rsidR="009D0AD0" w:rsidDel="00CE194B" w:rsidRDefault="009D0AD0" w:rsidP="009D0AD0">
      <w:pPr>
        <w:pStyle w:val="Heading2"/>
        <w:rPr>
          <w:del w:id="655" w:author="gugun wasp" w:date="2019-03-27T16:36:00Z"/>
        </w:rPr>
      </w:pPr>
      <w:bookmarkStart w:id="656" w:name="_Toc1485917"/>
      <w:del w:id="657" w:author="gugun wasp" w:date="2019-03-27T16:36:00Z">
        <w:r w:rsidRPr="009D0AD0" w:rsidDel="00CE194B">
          <w:delText>External interfaces</w:delText>
        </w:r>
        <w:bookmarkEnd w:id="656"/>
      </w:del>
    </w:p>
    <w:p w14:paraId="264CDBD6" w14:textId="1445DAEB" w:rsidR="009D0AD0" w:rsidDel="00CE194B" w:rsidRDefault="009D0AD0" w:rsidP="009D0AD0">
      <w:pPr>
        <w:rPr>
          <w:del w:id="658" w:author="gugun wasp" w:date="2019-03-27T16:36:00Z"/>
        </w:rPr>
      </w:pPr>
      <w:del w:id="659" w:author="gugun wasp" w:date="2019-03-27T16:36:00Z">
        <w:r w:rsidDel="00CE194B">
          <w:delText>Describe the need from external interfaces, if any</w:delText>
        </w:r>
      </w:del>
    </w:p>
    <w:p w14:paraId="27C86E66" w14:textId="3D37EA31" w:rsidR="009D0AD0" w:rsidDel="00CE194B" w:rsidRDefault="009D0AD0" w:rsidP="009D0AD0">
      <w:pPr>
        <w:pStyle w:val="Heading2"/>
        <w:rPr>
          <w:del w:id="660" w:author="gugun wasp" w:date="2019-03-27T16:36:00Z"/>
        </w:rPr>
      </w:pPr>
      <w:bookmarkStart w:id="661" w:name="_Toc1485918"/>
      <w:del w:id="662" w:author="gugun wasp" w:date="2019-03-27T16:36:00Z">
        <w:r w:rsidDel="00CE194B">
          <w:delText>Development effort and milestones</w:delText>
        </w:r>
        <w:bookmarkEnd w:id="661"/>
      </w:del>
    </w:p>
    <w:p w14:paraId="54A0FCC8" w14:textId="5E3939F5" w:rsidR="00B37062" w:rsidRPr="002C7A6B" w:rsidDel="00CE194B" w:rsidRDefault="009D0AD0" w:rsidP="002C7A6B">
      <w:pPr>
        <w:rPr>
          <w:del w:id="663" w:author="gugun wasp" w:date="2019-03-27T16:36:00Z"/>
        </w:rPr>
      </w:pPr>
      <w:del w:id="664" w:author="gugun wasp" w:date="2019-03-27T16:36:00Z">
        <w:r w:rsidDel="00CE194B">
          <w:delText>Describe development effort and milestones</w:delText>
        </w:r>
      </w:del>
    </w:p>
    <w:tbl>
      <w:tblPr>
        <w:tblStyle w:val="GridTable1LightAccent2"/>
        <w:tblW w:w="4955" w:type="pct"/>
        <w:tblInd w:w="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89"/>
        <w:gridCol w:w="1533"/>
        <w:gridCol w:w="1894"/>
        <w:gridCol w:w="2070"/>
      </w:tblGrid>
      <w:tr w:rsidR="00B37062" w:rsidRPr="00101476" w:rsidDel="00CE194B" w14:paraId="5316143A" w14:textId="084ACB12" w:rsidTr="006368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del w:id="665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bottom w:val="nil"/>
            </w:tcBorders>
            <w:vAlign w:val="bottom"/>
          </w:tcPr>
          <w:customXmlDelRangeStart w:id="666" w:author="gugun wasp" w:date="2019-03-27T16:36:00Z"/>
          <w:sdt>
            <w:sdtPr>
              <w:rPr>
                <w:color w:val="7F7F7F" w:themeColor="text1" w:themeTint="80"/>
                <w:sz w:val="20"/>
                <w:lang w:val="en-GB"/>
              </w:rPr>
              <w:id w:val="823331203"/>
              <w:lock w:val="contentLocked"/>
              <w:group/>
            </w:sdtPr>
            <w:sdtEndPr/>
            <w:sdtContent>
              <w:customXmlDelRangeEnd w:id="666"/>
              <w:p w14:paraId="3F0E6CE2" w14:textId="7DC0DF7B" w:rsidR="00B37062" w:rsidRPr="0037746E" w:rsidDel="00CE194B" w:rsidRDefault="00B37062" w:rsidP="0037429E">
                <w:pPr>
                  <w:pStyle w:val="Tabletext"/>
                  <w:ind w:left="142"/>
                  <w:rPr>
                    <w:del w:id="667" w:author="gugun wasp" w:date="2019-03-27T16:36:00Z"/>
                    <w:b w:val="0"/>
                    <w:color w:val="7F7F7F" w:themeColor="text1" w:themeTint="80"/>
                    <w:sz w:val="20"/>
                    <w:lang w:val="en-GB"/>
                  </w:rPr>
                </w:pPr>
                <w:r w:rsidRPr="00B37062">
                  <w:rPr>
                    <w:color w:val="7F7F7F" w:themeColor="text1" w:themeTint="80"/>
                    <w:sz w:val="20"/>
                    <w:lang w:val="en-GB"/>
                  </w:rPr>
                  <w:t>DESCRIPTION</w:t>
                </w:r>
              </w:p>
              <w:customXmlDelRangeStart w:id="668" w:author="gugun wasp" w:date="2019-03-27T16:36:00Z"/>
            </w:sdtContent>
          </w:sdt>
          <w:customXmlDelRangeEnd w:id="668"/>
        </w:tc>
        <w:tc>
          <w:tcPr>
            <w:tcW w:w="1530" w:type="dxa"/>
            <w:tcBorders>
              <w:bottom w:val="nil"/>
            </w:tcBorders>
          </w:tcPr>
          <w:customXmlDelRangeStart w:id="669" w:author="gugun wasp" w:date="2019-03-27T16:36:00Z"/>
          <w:sdt>
            <w:sdtPr>
              <w:rPr>
                <w:color w:val="7F7F7F" w:themeColor="text1" w:themeTint="80"/>
                <w:sz w:val="20"/>
                <w:lang w:val="en-GB"/>
              </w:rPr>
              <w:id w:val="-1322576399"/>
              <w:lock w:val="contentLocked"/>
              <w:group/>
            </w:sdtPr>
            <w:sdtEndPr/>
            <w:sdtContent>
              <w:customXmlDelRangeEnd w:id="669"/>
              <w:p w14:paraId="2773E6FB" w14:textId="6B4A6CF0" w:rsidR="00B37062" w:rsidRPr="00101476" w:rsidDel="00CE194B" w:rsidRDefault="00B37062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670" w:author="gugun wasp" w:date="2019-03-27T16:36:00Z"/>
                    <w:color w:val="7F7F7F" w:themeColor="text1" w:themeTint="80"/>
                    <w:sz w:val="20"/>
                    <w:lang w:val="en-GB"/>
                  </w:rPr>
                </w:pPr>
                <w:r>
                  <w:rPr>
                    <w:color w:val="7F7F7F" w:themeColor="text1" w:themeTint="80"/>
                    <w:sz w:val="20"/>
                    <w:lang w:val="en-GB"/>
                  </w:rPr>
                  <w:t>EFFORT</w:t>
                </w:r>
              </w:p>
              <w:customXmlDelRangeStart w:id="671" w:author="gugun wasp" w:date="2019-03-27T16:36:00Z"/>
            </w:sdtContent>
          </w:sdt>
          <w:customXmlDelRangeEnd w:id="671"/>
        </w:tc>
        <w:tc>
          <w:tcPr>
            <w:tcW w:w="1890" w:type="dxa"/>
            <w:tcBorders>
              <w:bottom w:val="nil"/>
            </w:tcBorders>
          </w:tcPr>
          <w:customXmlDelRangeStart w:id="672" w:author="gugun wasp" w:date="2019-03-27T16:36:00Z"/>
          <w:sdt>
            <w:sdtPr>
              <w:rPr>
                <w:color w:val="7F7F7F" w:themeColor="text1" w:themeTint="80"/>
                <w:sz w:val="20"/>
                <w:lang w:val="en-GB"/>
              </w:rPr>
              <w:id w:val="1206683799"/>
              <w:lock w:val="contentLocked"/>
              <w:group/>
            </w:sdtPr>
            <w:sdtEndPr/>
            <w:sdtContent>
              <w:customXmlDelRangeEnd w:id="672"/>
              <w:p w14:paraId="2470EC99" w14:textId="21422BC0" w:rsidR="00B37062" w:rsidDel="00CE194B" w:rsidRDefault="00B37062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673" w:author="gugun wasp" w:date="2019-03-27T16:36:00Z"/>
                    <w:color w:val="7F7F7F" w:themeColor="text1" w:themeTint="80"/>
                    <w:sz w:val="20"/>
                    <w:lang w:val="en-GB"/>
                  </w:rPr>
                </w:pPr>
                <w:r>
                  <w:rPr>
                    <w:color w:val="7F7F7F" w:themeColor="text1" w:themeTint="80"/>
                    <w:sz w:val="20"/>
                    <w:lang w:val="en-GB"/>
                  </w:rPr>
                  <w:t>PLANNED START</w:t>
                </w:r>
              </w:p>
              <w:customXmlDelRangeStart w:id="674" w:author="gugun wasp" w:date="2019-03-27T16:36:00Z"/>
            </w:sdtContent>
          </w:sdt>
          <w:customXmlDelRangeEnd w:id="674"/>
        </w:tc>
        <w:tc>
          <w:tcPr>
            <w:tcW w:w="2066" w:type="dxa"/>
            <w:tcBorders>
              <w:bottom w:val="nil"/>
            </w:tcBorders>
          </w:tcPr>
          <w:customXmlDelRangeStart w:id="675" w:author="gugun wasp" w:date="2019-03-27T16:36:00Z"/>
          <w:sdt>
            <w:sdtPr>
              <w:rPr>
                <w:color w:val="7F7F7F" w:themeColor="text1" w:themeTint="80"/>
                <w:sz w:val="20"/>
                <w:lang w:val="en-GB"/>
              </w:rPr>
              <w:id w:val="1858616508"/>
              <w:lock w:val="contentLocked"/>
              <w:group/>
            </w:sdtPr>
            <w:sdtEndPr/>
            <w:sdtContent>
              <w:customXmlDelRangeEnd w:id="675"/>
              <w:p w14:paraId="1B317304" w14:textId="02952245" w:rsidR="00B37062" w:rsidDel="00CE194B" w:rsidRDefault="00B37062" w:rsidP="0037429E">
                <w:pPr>
                  <w:pStyle w:val="Tabletext"/>
                  <w:ind w:left="142"/>
                  <w:jc w:val="right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del w:id="676" w:author="gugun wasp" w:date="2019-03-27T16:36:00Z"/>
                    <w:color w:val="7F7F7F" w:themeColor="text1" w:themeTint="80"/>
                    <w:sz w:val="20"/>
                    <w:lang w:val="en-GB"/>
                  </w:rPr>
                </w:pPr>
                <w:r>
                  <w:rPr>
                    <w:color w:val="7F7F7F" w:themeColor="text1" w:themeTint="80"/>
                    <w:sz w:val="20"/>
                    <w:lang w:val="en-GB"/>
                  </w:rPr>
                  <w:t>PLANNED END</w:t>
                </w:r>
              </w:p>
              <w:customXmlDelRangeStart w:id="677" w:author="gugun wasp" w:date="2019-03-27T16:36:00Z"/>
            </w:sdtContent>
          </w:sdt>
          <w:customXmlDelRangeEnd w:id="677"/>
        </w:tc>
      </w:tr>
      <w:tr w:rsidR="00B37062" w:rsidRPr="00101476" w:rsidDel="00CE194B" w14:paraId="1ACC3BF8" w14:textId="525ABB47" w:rsidTr="006368FA">
        <w:trPr>
          <w:del w:id="678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1112E29E" w14:textId="67568826" w:rsidR="00B37062" w:rsidRPr="00D60DA1" w:rsidDel="00CE194B" w:rsidRDefault="00B37062" w:rsidP="0037429E">
            <w:pPr>
              <w:pStyle w:val="Tabletext"/>
              <w:spacing w:before="0"/>
              <w:ind w:left="142"/>
              <w:rPr>
                <w:del w:id="679" w:author="gugun wasp" w:date="2019-03-27T16:36:00Z"/>
                <w:sz w:val="20"/>
                <w:lang w:val="en-GB"/>
              </w:rPr>
            </w:pPr>
            <w:del w:id="680" w:author="gugun wasp" w:date="2019-03-27T16:36:00Z">
              <w:r w:rsidDel="00CE194B">
                <w:rPr>
                  <w:sz w:val="20"/>
                  <w:lang w:val="en-GB"/>
                </w:rPr>
                <w:delText>ANALYSIS &amp; DESIGN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1C8C904E" w14:textId="7DB2192E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1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788D00F" w14:textId="347CF1D2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2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36A2B37B" w14:textId="3855E5B9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3" w:author="gugun wasp" w:date="2019-03-27T16:36:00Z"/>
                <w:sz w:val="20"/>
                <w:lang w:val="en-GB"/>
              </w:rPr>
            </w:pPr>
          </w:p>
        </w:tc>
      </w:tr>
      <w:tr w:rsidR="00B37062" w:rsidRPr="00101476" w:rsidDel="00CE194B" w14:paraId="79B9C5A0" w14:textId="1FBFDB17" w:rsidTr="006368FA">
        <w:trPr>
          <w:del w:id="684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28255B1B" w14:textId="1C9AF117" w:rsidR="00B37062" w:rsidDel="00CE194B" w:rsidRDefault="00B37062" w:rsidP="0037429E">
            <w:pPr>
              <w:pStyle w:val="Tabletext"/>
              <w:spacing w:before="0"/>
              <w:ind w:left="142"/>
              <w:rPr>
                <w:del w:id="685" w:author="gugun wasp" w:date="2019-03-27T16:36:00Z"/>
                <w:sz w:val="20"/>
                <w:lang w:val="en-GB"/>
              </w:rPr>
            </w:pPr>
            <w:del w:id="686" w:author="gugun wasp" w:date="2019-03-27T16:36:00Z">
              <w:r w:rsidDel="00CE194B">
                <w:rPr>
                  <w:sz w:val="20"/>
                  <w:lang w:val="en-GB"/>
                </w:rPr>
                <w:delText>DEVELOPMENT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3C24F59F" w14:textId="7F1FC81B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7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70EFB44B" w14:textId="014CC254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8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36E491CA" w14:textId="78C7B035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89" w:author="gugun wasp" w:date="2019-03-27T16:36:00Z"/>
                <w:sz w:val="20"/>
                <w:lang w:val="en-GB"/>
              </w:rPr>
            </w:pPr>
          </w:p>
        </w:tc>
      </w:tr>
      <w:tr w:rsidR="00B37062" w:rsidRPr="00101476" w:rsidDel="00CE194B" w14:paraId="6B878269" w14:textId="3A288F23" w:rsidTr="006368FA">
        <w:trPr>
          <w:del w:id="690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66DF83C2" w14:textId="5094761D" w:rsidR="00B37062" w:rsidDel="00CE194B" w:rsidRDefault="00B37062" w:rsidP="0037429E">
            <w:pPr>
              <w:pStyle w:val="Tabletext"/>
              <w:spacing w:before="0"/>
              <w:ind w:left="142"/>
              <w:rPr>
                <w:del w:id="691" w:author="gugun wasp" w:date="2019-03-27T16:36:00Z"/>
                <w:sz w:val="20"/>
                <w:lang w:val="en-GB"/>
              </w:rPr>
            </w:pPr>
            <w:del w:id="692" w:author="gugun wasp" w:date="2019-03-27T16:36:00Z">
              <w:r w:rsidDel="00CE194B">
                <w:rPr>
                  <w:sz w:val="20"/>
                  <w:lang w:val="en-GB"/>
                </w:rPr>
                <w:delText>SYSTEM INTEGRATION TEST (SIT)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27CE9467" w14:textId="6A841CCF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93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3B1FEE9D" w14:textId="69522F14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94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5311C38B" w14:textId="10E4F21A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95" w:author="gugun wasp" w:date="2019-03-27T16:36:00Z"/>
                <w:sz w:val="20"/>
                <w:lang w:val="en-GB"/>
              </w:rPr>
            </w:pPr>
          </w:p>
        </w:tc>
      </w:tr>
      <w:tr w:rsidR="00B37062" w:rsidRPr="00101476" w:rsidDel="00CE194B" w14:paraId="61E9AC79" w14:textId="36F9EA78" w:rsidTr="006368FA">
        <w:trPr>
          <w:del w:id="696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48A2EAF5" w14:textId="69350059" w:rsidR="00B37062" w:rsidDel="00CE194B" w:rsidRDefault="00B37062" w:rsidP="0037429E">
            <w:pPr>
              <w:pStyle w:val="Tabletext"/>
              <w:spacing w:before="0"/>
              <w:ind w:left="142"/>
              <w:rPr>
                <w:del w:id="697" w:author="gugun wasp" w:date="2019-03-27T16:36:00Z"/>
                <w:sz w:val="20"/>
                <w:lang w:val="en-GB"/>
              </w:rPr>
            </w:pPr>
            <w:del w:id="698" w:author="gugun wasp" w:date="2019-03-27T16:36:00Z">
              <w:r w:rsidDel="00CE194B">
                <w:rPr>
                  <w:sz w:val="20"/>
                  <w:lang w:val="en-GB"/>
                </w:rPr>
                <w:delText>USER TRAINING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2D1C99BD" w14:textId="315B3B43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699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3D42AE3E" w14:textId="13FD4685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00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42235E69" w14:textId="7687133C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01" w:author="gugun wasp" w:date="2019-03-27T16:36:00Z"/>
                <w:sz w:val="20"/>
                <w:lang w:val="en-GB"/>
              </w:rPr>
            </w:pPr>
          </w:p>
        </w:tc>
      </w:tr>
      <w:tr w:rsidR="00B37062" w:rsidRPr="00101476" w:rsidDel="00CE194B" w14:paraId="5F63F3AB" w14:textId="26353086" w:rsidTr="006368FA">
        <w:trPr>
          <w:del w:id="702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nil"/>
            </w:tcBorders>
          </w:tcPr>
          <w:p w14:paraId="5C8A7EFD" w14:textId="4B2E8BE4" w:rsidR="00B37062" w:rsidDel="00CE194B" w:rsidRDefault="00B37062" w:rsidP="0037429E">
            <w:pPr>
              <w:pStyle w:val="Tabletext"/>
              <w:spacing w:before="0"/>
              <w:ind w:left="142"/>
              <w:rPr>
                <w:del w:id="703" w:author="gugun wasp" w:date="2019-03-27T16:36:00Z"/>
                <w:sz w:val="20"/>
                <w:lang w:val="en-GB"/>
              </w:rPr>
            </w:pPr>
            <w:del w:id="704" w:author="gugun wasp" w:date="2019-03-27T16:36:00Z">
              <w:r w:rsidDel="00CE194B">
                <w:rPr>
                  <w:sz w:val="20"/>
                  <w:lang w:val="en-GB"/>
                </w:rPr>
                <w:delText>USER ACCEPTANCE TEST (UAT)</w:delText>
              </w:r>
            </w:del>
          </w:p>
        </w:tc>
        <w:tc>
          <w:tcPr>
            <w:tcW w:w="1530" w:type="dxa"/>
            <w:tcBorders>
              <w:top w:val="nil"/>
              <w:bottom w:val="nil"/>
            </w:tcBorders>
          </w:tcPr>
          <w:p w14:paraId="4836925E" w14:textId="53B99367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05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7099ED8C" w14:textId="1158ADA3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06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nil"/>
            </w:tcBorders>
          </w:tcPr>
          <w:p w14:paraId="5C3B060C" w14:textId="120A0A2E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07" w:author="gugun wasp" w:date="2019-03-27T16:36:00Z"/>
                <w:sz w:val="20"/>
                <w:lang w:val="en-GB"/>
              </w:rPr>
            </w:pPr>
          </w:p>
        </w:tc>
      </w:tr>
      <w:tr w:rsidR="00B37062" w:rsidRPr="00101476" w:rsidDel="00CE194B" w14:paraId="6986723F" w14:textId="227D10B2" w:rsidTr="006368FA">
        <w:trPr>
          <w:del w:id="708" w:author="gugun wasp" w:date="2019-03-27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80" w:type="dxa"/>
            <w:tcBorders>
              <w:top w:val="nil"/>
              <w:bottom w:val="single" w:sz="4" w:space="0" w:color="ACCBF9" w:themeColor="background2"/>
            </w:tcBorders>
          </w:tcPr>
          <w:p w14:paraId="1887C3E3" w14:textId="69E950AA" w:rsidR="00B37062" w:rsidDel="00CE194B" w:rsidRDefault="00B37062" w:rsidP="0037429E">
            <w:pPr>
              <w:pStyle w:val="Tabletext"/>
              <w:spacing w:before="0"/>
              <w:ind w:left="142"/>
              <w:rPr>
                <w:del w:id="709" w:author="gugun wasp" w:date="2019-03-27T16:36:00Z"/>
                <w:sz w:val="20"/>
                <w:lang w:val="en-GB"/>
              </w:rPr>
            </w:pPr>
            <w:del w:id="710" w:author="gugun wasp" w:date="2019-03-27T16:36:00Z">
              <w:r w:rsidDel="00CE194B">
                <w:rPr>
                  <w:sz w:val="20"/>
                  <w:lang w:val="en-GB"/>
                </w:rPr>
                <w:delText>DATA MIGRATION</w:delText>
              </w:r>
            </w:del>
          </w:p>
          <w:p w14:paraId="2B7289FF" w14:textId="43259949" w:rsidR="00B37062" w:rsidDel="00CE194B" w:rsidRDefault="00B37062" w:rsidP="0037429E">
            <w:pPr>
              <w:pStyle w:val="Tabletext"/>
              <w:spacing w:before="0"/>
              <w:ind w:left="142"/>
              <w:rPr>
                <w:del w:id="711" w:author="gugun wasp" w:date="2019-03-27T16:36:00Z"/>
                <w:sz w:val="20"/>
                <w:lang w:val="en-GB"/>
              </w:rPr>
            </w:pPr>
            <w:del w:id="712" w:author="gugun wasp" w:date="2019-03-27T16:36:00Z">
              <w:r w:rsidDel="00CE194B">
                <w:rPr>
                  <w:sz w:val="20"/>
                  <w:lang w:val="en-GB"/>
                </w:rPr>
                <w:delText>DEPLOYMENT</w:delText>
              </w:r>
            </w:del>
          </w:p>
        </w:tc>
        <w:tc>
          <w:tcPr>
            <w:tcW w:w="1530" w:type="dxa"/>
            <w:tcBorders>
              <w:top w:val="nil"/>
              <w:bottom w:val="single" w:sz="4" w:space="0" w:color="C0D7EC" w:themeColor="accent2" w:themeTint="66"/>
            </w:tcBorders>
          </w:tcPr>
          <w:p w14:paraId="6424CDC2" w14:textId="14765C84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13" w:author="gugun wasp" w:date="2019-03-27T16:36:00Z"/>
                <w:sz w:val="20"/>
                <w:lang w:val="en-GB"/>
              </w:rPr>
            </w:pPr>
          </w:p>
        </w:tc>
        <w:tc>
          <w:tcPr>
            <w:tcW w:w="1890" w:type="dxa"/>
            <w:tcBorders>
              <w:top w:val="nil"/>
              <w:bottom w:val="single" w:sz="4" w:space="0" w:color="C0D7EC" w:themeColor="accent2" w:themeTint="66"/>
            </w:tcBorders>
          </w:tcPr>
          <w:p w14:paraId="72F6684F" w14:textId="1BC7E303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14" w:author="gugun wasp" w:date="2019-03-27T16:36:00Z"/>
                <w:sz w:val="20"/>
                <w:lang w:val="en-GB"/>
              </w:rPr>
            </w:pPr>
          </w:p>
        </w:tc>
        <w:tc>
          <w:tcPr>
            <w:tcW w:w="2066" w:type="dxa"/>
            <w:tcBorders>
              <w:top w:val="nil"/>
              <w:bottom w:val="single" w:sz="4" w:space="0" w:color="C0D7EC" w:themeColor="accent2" w:themeTint="66"/>
            </w:tcBorders>
          </w:tcPr>
          <w:p w14:paraId="720CA0EC" w14:textId="5E5CA043" w:rsidR="00B37062" w:rsidRPr="00101476" w:rsidDel="00CE194B" w:rsidRDefault="00B37062" w:rsidP="0037429E">
            <w:pPr>
              <w:pStyle w:val="Tabletext"/>
              <w:spacing w:before="0"/>
              <w:ind w:left="142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715" w:author="gugun wasp" w:date="2019-03-27T16:36:00Z"/>
                <w:sz w:val="20"/>
                <w:lang w:val="en-GB"/>
              </w:rPr>
            </w:pPr>
          </w:p>
        </w:tc>
      </w:tr>
    </w:tbl>
    <w:p w14:paraId="2E10C6A2" w14:textId="32F634C9" w:rsidR="00B37062" w:rsidRPr="009D0AD0" w:rsidDel="00CE194B" w:rsidRDefault="00B37062" w:rsidP="009D0AD0">
      <w:pPr>
        <w:rPr>
          <w:del w:id="716" w:author="gugun wasp" w:date="2019-03-27T16:36:00Z"/>
        </w:rPr>
      </w:pPr>
    </w:p>
    <w:p w14:paraId="11E78DA0" w14:textId="74CBB451" w:rsidR="00EC27E8" w:rsidRPr="00EC27E8" w:rsidRDefault="00EC27E8" w:rsidP="00EC27E8">
      <w:bookmarkStart w:id="717" w:name="_GoBack"/>
      <w:bookmarkEnd w:id="717"/>
    </w:p>
    <w:sectPr w:rsidR="00EC27E8" w:rsidRPr="00EC27E8" w:rsidSect="000E49B9">
      <w:footerReference w:type="default" r:id="rId20"/>
      <w:pgSz w:w="12240" w:h="15840" w:code="1"/>
      <w:pgMar w:top="1559" w:right="1440" w:bottom="1134" w:left="1440" w:header="720" w:footer="18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8" w:author="gugun wasp" w:date="2019-04-22T12:26:00Z" w:initials="gw">
    <w:p w14:paraId="5ACE24DF" w14:textId="25040E11" w:rsidR="00653E09" w:rsidRDefault="00653E09">
      <w:pPr>
        <w:pStyle w:val="CommentText"/>
        <w:rPr>
          <w:rStyle w:val="CommentReference"/>
        </w:rPr>
      </w:pPr>
      <w:r>
        <w:rPr>
          <w:rStyle w:val="CommentReference"/>
        </w:rPr>
        <w:annotationRef/>
      </w:r>
      <w:r>
        <w:rPr>
          <w:rStyle w:val="CommentReference"/>
        </w:rPr>
        <w:t xml:space="preserve">Need Pak </w:t>
      </w:r>
      <w:proofErr w:type="spellStart"/>
      <w:r>
        <w:rPr>
          <w:rStyle w:val="CommentReference"/>
        </w:rPr>
        <w:t>Arun</w:t>
      </w:r>
      <w:proofErr w:type="spellEnd"/>
      <w:r>
        <w:rPr>
          <w:rStyle w:val="CommentReference"/>
        </w:rPr>
        <w:t xml:space="preserve"> to update the document</w:t>
      </w:r>
    </w:p>
    <w:p w14:paraId="170BCFF0" w14:textId="3B34EF0C" w:rsidR="00653E09" w:rsidRDefault="00653E09">
      <w:pPr>
        <w:pStyle w:val="CommentText"/>
      </w:pPr>
      <w:proofErr w:type="spellStart"/>
      <w:r>
        <w:rPr>
          <w:rStyle w:val="CommentReference"/>
        </w:rPr>
        <w:t>Arun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SP</w:t>
      </w:r>
      <w:proofErr w:type="gramStart"/>
      <w:r>
        <w:rPr>
          <w:rStyle w:val="CommentReference"/>
        </w:rPr>
        <w:t>:Updated</w:t>
      </w:r>
      <w:proofErr w:type="spellEnd"/>
      <w:proofErr w:type="gramEnd"/>
    </w:p>
  </w:comment>
  <w:comment w:id="495" w:author="gugun wasp" w:date="2019-04-22T12:26:00Z" w:initials="gw">
    <w:p w14:paraId="5BB537C0" w14:textId="5443C464" w:rsidR="00653E09" w:rsidRDefault="00653E09">
      <w:pPr>
        <w:pStyle w:val="CommentText"/>
      </w:pPr>
      <w:r>
        <w:rPr>
          <w:rStyle w:val="CommentReference"/>
        </w:rPr>
        <w:annotationRef/>
      </w:r>
      <w:r>
        <w:t xml:space="preserve">Need Pak </w:t>
      </w:r>
      <w:proofErr w:type="spellStart"/>
      <w:r>
        <w:t>Arun</w:t>
      </w:r>
      <w:proofErr w:type="spellEnd"/>
      <w:r>
        <w:t xml:space="preserve"> to update the document</w:t>
      </w:r>
    </w:p>
    <w:p w14:paraId="1BF55FD5" w14:textId="2F6A2B4C" w:rsidR="00653E09" w:rsidRDefault="00653E09">
      <w:pPr>
        <w:pStyle w:val="CommentText"/>
      </w:pPr>
      <w:proofErr w:type="spellStart"/>
      <w:r>
        <w:t>Arun</w:t>
      </w:r>
      <w:proofErr w:type="spellEnd"/>
      <w:r>
        <w:t xml:space="preserve"> </w:t>
      </w:r>
      <w:proofErr w:type="spellStart"/>
      <w:r>
        <w:t>SP</w:t>
      </w:r>
      <w:proofErr w:type="gramStart"/>
      <w:r>
        <w:t>:Updated</w:t>
      </w:r>
      <w:proofErr w:type="spellEnd"/>
      <w:proofErr w:type="gramEnd"/>
      <w:r>
        <w:t>.</w:t>
      </w:r>
    </w:p>
  </w:comment>
  <w:comment w:id="535" w:author="gugun wasp" w:date="2019-04-22T13:40:00Z" w:initials="gw">
    <w:p w14:paraId="573B3396" w14:textId="0D006D3E" w:rsidR="00653E09" w:rsidRDefault="00653E09">
      <w:pPr>
        <w:pStyle w:val="CommentText"/>
      </w:pPr>
      <w:r>
        <w:rPr>
          <w:rStyle w:val="CommentReference"/>
        </w:rPr>
        <w:annotationRef/>
      </w:r>
      <w:r>
        <w:t xml:space="preserve">Need Pak </w:t>
      </w:r>
      <w:proofErr w:type="spellStart"/>
      <w:r>
        <w:t>Arun</w:t>
      </w:r>
      <w:proofErr w:type="spellEnd"/>
      <w:r>
        <w:t xml:space="preserve"> to update the document</w:t>
      </w:r>
    </w:p>
    <w:p w14:paraId="141AB1FC" w14:textId="5F2ADC26" w:rsidR="008442BB" w:rsidRDefault="008442BB">
      <w:pPr>
        <w:pStyle w:val="CommentText"/>
      </w:pPr>
      <w:proofErr w:type="spellStart"/>
      <w:r>
        <w:t>Arun</w:t>
      </w:r>
      <w:proofErr w:type="spellEnd"/>
      <w:r>
        <w:t xml:space="preserve"> SP: Updated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ACE24DF" w15:done="0"/>
  <w15:commentEx w15:paraId="5BB537C0" w15:done="0"/>
  <w15:commentEx w15:paraId="573B3396" w15:done="0"/>
  <w15:commentEx w15:paraId="2C9168B2" w15:done="0"/>
  <w15:commentEx w15:paraId="616A4F1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ACE24DF" w16cid:durableId="20608437"/>
  <w16cid:commentId w16cid:paraId="5BB537C0" w16cid:durableId="206083D1"/>
  <w16cid:commentId w16cid:paraId="573B3396" w16cid:durableId="2060840A"/>
  <w16cid:commentId w16cid:paraId="2C9168B2" w16cid:durableId="20571947"/>
  <w16cid:commentId w16cid:paraId="616A4F1A" w16cid:durableId="2057194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5CA3AE" w14:textId="77777777" w:rsidR="009B257C" w:rsidRDefault="009B257C">
      <w:r>
        <w:separator/>
      </w:r>
    </w:p>
    <w:p w14:paraId="4A0009D3" w14:textId="77777777" w:rsidR="009B257C" w:rsidRDefault="009B257C"/>
  </w:endnote>
  <w:endnote w:type="continuationSeparator" w:id="0">
    <w:p w14:paraId="6CFCAE59" w14:textId="77777777" w:rsidR="009B257C" w:rsidRDefault="009B257C">
      <w:r>
        <w:continuationSeparator/>
      </w:r>
    </w:p>
    <w:p w14:paraId="34B970F6" w14:textId="77777777" w:rsidR="009B257C" w:rsidRDefault="009B257C"/>
  </w:endnote>
  <w:endnote w:type="continuationNotice" w:id="1">
    <w:p w14:paraId="3A46B18C" w14:textId="77777777" w:rsidR="009B257C" w:rsidRDefault="009B25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iTi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Ind w:w="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213"/>
      <w:gridCol w:w="2065"/>
    </w:tblGrid>
    <w:tr w:rsidR="00653E09" w:rsidRPr="000E49B9" w14:paraId="02DF250F" w14:textId="77777777" w:rsidTr="000E49B9">
      <w:tc>
        <w:tcPr>
          <w:tcW w:w="7213" w:type="dxa"/>
        </w:tcPr>
        <w:p w14:paraId="155B75B7" w14:textId="3F0BC037" w:rsidR="00653E09" w:rsidRPr="000E49B9" w:rsidRDefault="00653E09" w:rsidP="000E49B9">
          <w:pPr>
            <w:pStyle w:val="Footer"/>
            <w:tabs>
              <w:tab w:val="left" w:pos="8190"/>
            </w:tabs>
            <w:rPr>
              <w:sz w:val="20"/>
            </w:rPr>
          </w:pPr>
          <w:r>
            <w:rPr>
              <w:sz w:val="20"/>
            </w:rPr>
            <w:t>TIMWE - Technical Solution Document</w:t>
          </w:r>
        </w:p>
      </w:tc>
      <w:tc>
        <w:tcPr>
          <w:tcW w:w="2065" w:type="dxa"/>
        </w:tcPr>
        <w:p w14:paraId="70BFA30D" w14:textId="382E0B45" w:rsidR="00653E09" w:rsidRPr="000E49B9" w:rsidRDefault="00653E09" w:rsidP="000E49B9">
          <w:pPr>
            <w:pStyle w:val="Footer"/>
            <w:tabs>
              <w:tab w:val="left" w:pos="8190"/>
            </w:tabs>
            <w:ind w:left="0"/>
            <w:jc w:val="right"/>
            <w:rPr>
              <w:sz w:val="20"/>
            </w:rPr>
          </w:pPr>
          <w:r w:rsidRPr="000E49B9">
            <w:rPr>
              <w:sz w:val="20"/>
            </w:rPr>
            <w:t xml:space="preserve">Page | </w:t>
          </w:r>
          <w:r w:rsidRPr="000E49B9">
            <w:rPr>
              <w:sz w:val="20"/>
            </w:rPr>
            <w:fldChar w:fldCharType="begin"/>
          </w:r>
          <w:r w:rsidRPr="000E49B9">
            <w:rPr>
              <w:sz w:val="20"/>
            </w:rPr>
            <w:instrText xml:space="preserve"> PAGE   \* MERGEFORMAT </w:instrText>
          </w:r>
          <w:r w:rsidRPr="000E49B9">
            <w:rPr>
              <w:sz w:val="20"/>
            </w:rPr>
            <w:fldChar w:fldCharType="separate"/>
          </w:r>
          <w:r w:rsidR="008442BB">
            <w:rPr>
              <w:noProof/>
              <w:sz w:val="20"/>
            </w:rPr>
            <w:t>14</w:t>
          </w:r>
          <w:r w:rsidRPr="000E49B9">
            <w:rPr>
              <w:noProof/>
              <w:sz w:val="20"/>
            </w:rPr>
            <w:fldChar w:fldCharType="end"/>
          </w:r>
          <w:r>
            <w:rPr>
              <w:noProof/>
              <w:sz w:val="20"/>
            </w:rPr>
            <w:t xml:space="preserve"> </w:t>
          </w:r>
        </w:p>
      </w:tc>
    </w:tr>
  </w:tbl>
  <w:p w14:paraId="46F3BBEA" w14:textId="591D73A7" w:rsidR="00653E09" w:rsidRPr="000E49B9" w:rsidRDefault="00653E09" w:rsidP="000E49B9">
    <w:pPr>
      <w:pStyle w:val="Footer"/>
      <w:tabs>
        <w:tab w:val="left" w:pos="8190"/>
      </w:tabs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A79D23" w14:textId="77777777" w:rsidR="009B257C" w:rsidRDefault="009B257C">
      <w:r>
        <w:separator/>
      </w:r>
    </w:p>
    <w:p w14:paraId="62442719" w14:textId="77777777" w:rsidR="009B257C" w:rsidRDefault="009B257C"/>
  </w:footnote>
  <w:footnote w:type="continuationSeparator" w:id="0">
    <w:p w14:paraId="79655746" w14:textId="77777777" w:rsidR="009B257C" w:rsidRDefault="009B257C">
      <w:r>
        <w:continuationSeparator/>
      </w:r>
    </w:p>
    <w:p w14:paraId="3FD20274" w14:textId="77777777" w:rsidR="009B257C" w:rsidRDefault="009B257C"/>
  </w:footnote>
  <w:footnote w:type="continuationNotice" w:id="1">
    <w:p w14:paraId="176FEE4E" w14:textId="77777777" w:rsidR="009B257C" w:rsidRDefault="009B257C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9686B"/>
    <w:multiLevelType w:val="hybridMultilevel"/>
    <w:tmpl w:val="E19C9894"/>
    <w:lvl w:ilvl="0" w:tplc="DDF20BC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52" w:hanging="360"/>
      </w:pPr>
    </w:lvl>
    <w:lvl w:ilvl="2" w:tplc="3809001B" w:tentative="1">
      <w:start w:val="1"/>
      <w:numFmt w:val="lowerRoman"/>
      <w:lvlText w:val="%3."/>
      <w:lvlJc w:val="right"/>
      <w:pPr>
        <w:ind w:left="1872" w:hanging="180"/>
      </w:pPr>
    </w:lvl>
    <w:lvl w:ilvl="3" w:tplc="3809000F" w:tentative="1">
      <w:start w:val="1"/>
      <w:numFmt w:val="decimal"/>
      <w:lvlText w:val="%4."/>
      <w:lvlJc w:val="left"/>
      <w:pPr>
        <w:ind w:left="2592" w:hanging="360"/>
      </w:pPr>
    </w:lvl>
    <w:lvl w:ilvl="4" w:tplc="38090019" w:tentative="1">
      <w:start w:val="1"/>
      <w:numFmt w:val="lowerLetter"/>
      <w:lvlText w:val="%5."/>
      <w:lvlJc w:val="left"/>
      <w:pPr>
        <w:ind w:left="3312" w:hanging="360"/>
      </w:pPr>
    </w:lvl>
    <w:lvl w:ilvl="5" w:tplc="3809001B" w:tentative="1">
      <w:start w:val="1"/>
      <w:numFmt w:val="lowerRoman"/>
      <w:lvlText w:val="%6."/>
      <w:lvlJc w:val="right"/>
      <w:pPr>
        <w:ind w:left="4032" w:hanging="180"/>
      </w:pPr>
    </w:lvl>
    <w:lvl w:ilvl="6" w:tplc="3809000F" w:tentative="1">
      <w:start w:val="1"/>
      <w:numFmt w:val="decimal"/>
      <w:lvlText w:val="%7."/>
      <w:lvlJc w:val="left"/>
      <w:pPr>
        <w:ind w:left="4752" w:hanging="360"/>
      </w:pPr>
    </w:lvl>
    <w:lvl w:ilvl="7" w:tplc="38090019" w:tentative="1">
      <w:start w:val="1"/>
      <w:numFmt w:val="lowerLetter"/>
      <w:lvlText w:val="%8."/>
      <w:lvlJc w:val="left"/>
      <w:pPr>
        <w:ind w:left="5472" w:hanging="360"/>
      </w:pPr>
    </w:lvl>
    <w:lvl w:ilvl="8" w:tplc="3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>
    <w:nsid w:val="02272E0B"/>
    <w:multiLevelType w:val="hybridMultilevel"/>
    <w:tmpl w:val="7938C062"/>
    <w:lvl w:ilvl="0" w:tplc="E2AEB16E">
      <w:start w:val="1"/>
      <w:numFmt w:val="bullet"/>
      <w:lvlText w:val="-"/>
      <w:lvlJc w:val="left"/>
      <w:pPr>
        <w:ind w:left="540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">
    <w:nsid w:val="056F32A7"/>
    <w:multiLevelType w:val="hybridMultilevel"/>
    <w:tmpl w:val="BC3E16C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5DE524E"/>
    <w:multiLevelType w:val="hybridMultilevel"/>
    <w:tmpl w:val="8A7AD7D2"/>
    <w:lvl w:ilvl="0" w:tplc="3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>
    <w:nsid w:val="0DC9084D"/>
    <w:multiLevelType w:val="hybridMultilevel"/>
    <w:tmpl w:val="284675B2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>
    <w:nsid w:val="13F9638C"/>
    <w:multiLevelType w:val="hybridMultilevel"/>
    <w:tmpl w:val="3D08E6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DA0F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AE041C4"/>
    <w:multiLevelType w:val="hybridMultilevel"/>
    <w:tmpl w:val="57DABDBE"/>
    <w:lvl w:ilvl="0" w:tplc="3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8">
    <w:nsid w:val="1F0B18AF"/>
    <w:multiLevelType w:val="hybridMultilevel"/>
    <w:tmpl w:val="10B2FD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165AE7"/>
    <w:multiLevelType w:val="hybridMultilevel"/>
    <w:tmpl w:val="2786CE4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2B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835468"/>
    <w:multiLevelType w:val="hybridMultilevel"/>
    <w:tmpl w:val="C6F41308"/>
    <w:lvl w:ilvl="0" w:tplc="3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2C4807DF"/>
    <w:multiLevelType w:val="hybridMultilevel"/>
    <w:tmpl w:val="72467FF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>
    <w:nsid w:val="2D51489A"/>
    <w:multiLevelType w:val="hybridMultilevel"/>
    <w:tmpl w:val="48DEB98A"/>
    <w:lvl w:ilvl="0" w:tplc="512A102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52" w:hanging="360"/>
      </w:pPr>
    </w:lvl>
    <w:lvl w:ilvl="2" w:tplc="3809001B" w:tentative="1">
      <w:start w:val="1"/>
      <w:numFmt w:val="lowerRoman"/>
      <w:lvlText w:val="%3."/>
      <w:lvlJc w:val="right"/>
      <w:pPr>
        <w:ind w:left="1872" w:hanging="180"/>
      </w:pPr>
    </w:lvl>
    <w:lvl w:ilvl="3" w:tplc="3809000F" w:tentative="1">
      <w:start w:val="1"/>
      <w:numFmt w:val="decimal"/>
      <w:lvlText w:val="%4."/>
      <w:lvlJc w:val="left"/>
      <w:pPr>
        <w:ind w:left="2592" w:hanging="360"/>
      </w:pPr>
    </w:lvl>
    <w:lvl w:ilvl="4" w:tplc="38090019" w:tentative="1">
      <w:start w:val="1"/>
      <w:numFmt w:val="lowerLetter"/>
      <w:lvlText w:val="%5."/>
      <w:lvlJc w:val="left"/>
      <w:pPr>
        <w:ind w:left="3312" w:hanging="360"/>
      </w:pPr>
    </w:lvl>
    <w:lvl w:ilvl="5" w:tplc="3809001B" w:tentative="1">
      <w:start w:val="1"/>
      <w:numFmt w:val="lowerRoman"/>
      <w:lvlText w:val="%6."/>
      <w:lvlJc w:val="right"/>
      <w:pPr>
        <w:ind w:left="4032" w:hanging="180"/>
      </w:pPr>
    </w:lvl>
    <w:lvl w:ilvl="6" w:tplc="3809000F" w:tentative="1">
      <w:start w:val="1"/>
      <w:numFmt w:val="decimal"/>
      <w:lvlText w:val="%7."/>
      <w:lvlJc w:val="left"/>
      <w:pPr>
        <w:ind w:left="4752" w:hanging="360"/>
      </w:pPr>
    </w:lvl>
    <w:lvl w:ilvl="7" w:tplc="38090019" w:tentative="1">
      <w:start w:val="1"/>
      <w:numFmt w:val="lowerLetter"/>
      <w:lvlText w:val="%8."/>
      <w:lvlJc w:val="left"/>
      <w:pPr>
        <w:ind w:left="5472" w:hanging="360"/>
      </w:pPr>
    </w:lvl>
    <w:lvl w:ilvl="8" w:tplc="3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>
    <w:nsid w:val="359A183A"/>
    <w:multiLevelType w:val="hybridMultilevel"/>
    <w:tmpl w:val="28F46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7357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DB048DE"/>
    <w:multiLevelType w:val="hybridMultilevel"/>
    <w:tmpl w:val="3CEEED22"/>
    <w:lvl w:ilvl="0" w:tplc="0409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18">
    <w:nsid w:val="45A76666"/>
    <w:multiLevelType w:val="hybridMultilevel"/>
    <w:tmpl w:val="45FC43D4"/>
    <w:lvl w:ilvl="0" w:tplc="E2068544">
      <w:numFmt w:val="bullet"/>
      <w:lvlText w:val="•"/>
      <w:lvlJc w:val="left"/>
      <w:pPr>
        <w:ind w:left="99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B610B92"/>
    <w:multiLevelType w:val="hybridMultilevel"/>
    <w:tmpl w:val="5E764B60"/>
    <w:lvl w:ilvl="0" w:tplc="0E5ADE9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44D4BA5"/>
    <w:multiLevelType w:val="hybridMultilevel"/>
    <w:tmpl w:val="51686D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E60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AC92B98"/>
    <w:multiLevelType w:val="hybridMultilevel"/>
    <w:tmpl w:val="4836C516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3">
    <w:nsid w:val="5B103CE1"/>
    <w:multiLevelType w:val="hybridMultilevel"/>
    <w:tmpl w:val="BC7A165A"/>
    <w:lvl w:ilvl="0" w:tplc="D7A20E26">
      <w:start w:val="1"/>
      <w:numFmt w:val="decimal"/>
      <w:lvlText w:val="%1)"/>
      <w:lvlJc w:val="left"/>
      <w:pPr>
        <w:ind w:left="432" w:hanging="360"/>
      </w:pPr>
      <w:rPr>
        <w:rFonts w:hint="default"/>
        <w:sz w:val="18"/>
      </w:rPr>
    </w:lvl>
    <w:lvl w:ilvl="1" w:tplc="38090019" w:tentative="1">
      <w:start w:val="1"/>
      <w:numFmt w:val="lowerLetter"/>
      <w:lvlText w:val="%2."/>
      <w:lvlJc w:val="left"/>
      <w:pPr>
        <w:ind w:left="1152" w:hanging="360"/>
      </w:pPr>
    </w:lvl>
    <w:lvl w:ilvl="2" w:tplc="3809001B" w:tentative="1">
      <w:start w:val="1"/>
      <w:numFmt w:val="lowerRoman"/>
      <w:lvlText w:val="%3."/>
      <w:lvlJc w:val="right"/>
      <w:pPr>
        <w:ind w:left="1872" w:hanging="180"/>
      </w:pPr>
    </w:lvl>
    <w:lvl w:ilvl="3" w:tplc="3809000F" w:tentative="1">
      <w:start w:val="1"/>
      <w:numFmt w:val="decimal"/>
      <w:lvlText w:val="%4."/>
      <w:lvlJc w:val="left"/>
      <w:pPr>
        <w:ind w:left="2592" w:hanging="360"/>
      </w:pPr>
    </w:lvl>
    <w:lvl w:ilvl="4" w:tplc="38090019" w:tentative="1">
      <w:start w:val="1"/>
      <w:numFmt w:val="lowerLetter"/>
      <w:lvlText w:val="%5."/>
      <w:lvlJc w:val="left"/>
      <w:pPr>
        <w:ind w:left="3312" w:hanging="360"/>
      </w:pPr>
    </w:lvl>
    <w:lvl w:ilvl="5" w:tplc="3809001B" w:tentative="1">
      <w:start w:val="1"/>
      <w:numFmt w:val="lowerRoman"/>
      <w:lvlText w:val="%6."/>
      <w:lvlJc w:val="right"/>
      <w:pPr>
        <w:ind w:left="4032" w:hanging="180"/>
      </w:pPr>
    </w:lvl>
    <w:lvl w:ilvl="6" w:tplc="3809000F" w:tentative="1">
      <w:start w:val="1"/>
      <w:numFmt w:val="decimal"/>
      <w:lvlText w:val="%7."/>
      <w:lvlJc w:val="left"/>
      <w:pPr>
        <w:ind w:left="4752" w:hanging="360"/>
      </w:pPr>
    </w:lvl>
    <w:lvl w:ilvl="7" w:tplc="38090019" w:tentative="1">
      <w:start w:val="1"/>
      <w:numFmt w:val="lowerLetter"/>
      <w:lvlText w:val="%8."/>
      <w:lvlJc w:val="left"/>
      <w:pPr>
        <w:ind w:left="5472" w:hanging="360"/>
      </w:pPr>
    </w:lvl>
    <w:lvl w:ilvl="8" w:tplc="38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4">
    <w:nsid w:val="5B8C4637"/>
    <w:multiLevelType w:val="hybridMultilevel"/>
    <w:tmpl w:val="675833BA"/>
    <w:lvl w:ilvl="0" w:tplc="E304902C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25">
    <w:nsid w:val="5BCF6080"/>
    <w:multiLevelType w:val="hybridMultilevel"/>
    <w:tmpl w:val="B1FC9D4A"/>
    <w:lvl w:ilvl="0" w:tplc="0409001B">
      <w:start w:val="1"/>
      <w:numFmt w:val="lowerRoman"/>
      <w:lvlText w:val="%1."/>
      <w:lvlJc w:val="righ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>
    <w:nsid w:val="61F122E3"/>
    <w:multiLevelType w:val="hybridMultilevel"/>
    <w:tmpl w:val="0CD46F92"/>
    <w:lvl w:ilvl="0" w:tplc="E2068544">
      <w:numFmt w:val="bullet"/>
      <w:lvlText w:val="•"/>
      <w:lvlJc w:val="left"/>
      <w:pPr>
        <w:ind w:left="99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4450945"/>
    <w:multiLevelType w:val="hybridMultilevel"/>
    <w:tmpl w:val="83189A3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8">
    <w:nsid w:val="66620BDF"/>
    <w:multiLevelType w:val="hybridMultilevel"/>
    <w:tmpl w:val="17E2ACC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676F5390"/>
    <w:multiLevelType w:val="multilevel"/>
    <w:tmpl w:val="676F53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9565707"/>
    <w:multiLevelType w:val="hybridMultilevel"/>
    <w:tmpl w:val="DFA0A604"/>
    <w:lvl w:ilvl="0" w:tplc="E2068544">
      <w:numFmt w:val="bullet"/>
      <w:lvlText w:val="•"/>
      <w:lvlJc w:val="left"/>
      <w:pPr>
        <w:ind w:left="99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C9C696B"/>
    <w:multiLevelType w:val="hybridMultilevel"/>
    <w:tmpl w:val="0B562344"/>
    <w:lvl w:ilvl="0" w:tplc="3809000F">
      <w:start w:val="1"/>
      <w:numFmt w:val="decimal"/>
      <w:lvlText w:val="%1."/>
      <w:lvlJc w:val="left"/>
      <w:pPr>
        <w:ind w:left="792" w:hanging="360"/>
      </w:pPr>
    </w:lvl>
    <w:lvl w:ilvl="1" w:tplc="38090019" w:tentative="1">
      <w:start w:val="1"/>
      <w:numFmt w:val="lowerLetter"/>
      <w:lvlText w:val="%2."/>
      <w:lvlJc w:val="left"/>
      <w:pPr>
        <w:ind w:left="1512" w:hanging="360"/>
      </w:pPr>
    </w:lvl>
    <w:lvl w:ilvl="2" w:tplc="3809001B" w:tentative="1">
      <w:start w:val="1"/>
      <w:numFmt w:val="lowerRoman"/>
      <w:lvlText w:val="%3."/>
      <w:lvlJc w:val="right"/>
      <w:pPr>
        <w:ind w:left="2232" w:hanging="180"/>
      </w:pPr>
    </w:lvl>
    <w:lvl w:ilvl="3" w:tplc="3809000F" w:tentative="1">
      <w:start w:val="1"/>
      <w:numFmt w:val="decimal"/>
      <w:lvlText w:val="%4."/>
      <w:lvlJc w:val="left"/>
      <w:pPr>
        <w:ind w:left="2952" w:hanging="360"/>
      </w:pPr>
    </w:lvl>
    <w:lvl w:ilvl="4" w:tplc="38090019" w:tentative="1">
      <w:start w:val="1"/>
      <w:numFmt w:val="lowerLetter"/>
      <w:lvlText w:val="%5."/>
      <w:lvlJc w:val="left"/>
      <w:pPr>
        <w:ind w:left="3672" w:hanging="360"/>
      </w:pPr>
    </w:lvl>
    <w:lvl w:ilvl="5" w:tplc="3809001B" w:tentative="1">
      <w:start w:val="1"/>
      <w:numFmt w:val="lowerRoman"/>
      <w:lvlText w:val="%6."/>
      <w:lvlJc w:val="right"/>
      <w:pPr>
        <w:ind w:left="4392" w:hanging="180"/>
      </w:pPr>
    </w:lvl>
    <w:lvl w:ilvl="6" w:tplc="3809000F" w:tentative="1">
      <w:start w:val="1"/>
      <w:numFmt w:val="decimal"/>
      <w:lvlText w:val="%7."/>
      <w:lvlJc w:val="left"/>
      <w:pPr>
        <w:ind w:left="5112" w:hanging="360"/>
      </w:pPr>
    </w:lvl>
    <w:lvl w:ilvl="7" w:tplc="38090019" w:tentative="1">
      <w:start w:val="1"/>
      <w:numFmt w:val="lowerLetter"/>
      <w:lvlText w:val="%8."/>
      <w:lvlJc w:val="left"/>
      <w:pPr>
        <w:ind w:left="5832" w:hanging="360"/>
      </w:pPr>
    </w:lvl>
    <w:lvl w:ilvl="8" w:tplc="38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6DBE51C9"/>
    <w:multiLevelType w:val="hybridMultilevel"/>
    <w:tmpl w:val="C826D122"/>
    <w:lvl w:ilvl="0" w:tplc="E2068544">
      <w:numFmt w:val="bullet"/>
      <w:lvlText w:val="•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99A85238">
      <w:numFmt w:val="bullet"/>
      <w:lvlText w:val=""/>
      <w:lvlJc w:val="left"/>
      <w:pPr>
        <w:ind w:left="1152" w:hanging="360"/>
      </w:pPr>
      <w:rPr>
        <w:rFonts w:ascii="Symbol" w:eastAsiaTheme="minorEastAsia" w:hAnsi="Symbol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3">
    <w:nsid w:val="6E230785"/>
    <w:multiLevelType w:val="hybridMultilevel"/>
    <w:tmpl w:val="21BCB028"/>
    <w:lvl w:ilvl="0" w:tplc="3DA07C2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SimSun" w:hAnsi="Wingdings" w:hint="default"/>
        <w:b w:val="0"/>
        <w:i w:val="0"/>
        <w:color w:val="auto"/>
        <w:position w:val="3"/>
        <w:sz w:val="13"/>
        <w:szCs w:val="13"/>
      </w:rPr>
    </w:lvl>
    <w:lvl w:ilvl="1" w:tplc="338E45C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4A4A56A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BA78292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A566D0A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9DF092FE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94680690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9BE1ABA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AD040FB6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>
    <w:nsid w:val="73E31159"/>
    <w:multiLevelType w:val="hybridMultilevel"/>
    <w:tmpl w:val="4B94DBBA"/>
    <w:lvl w:ilvl="0" w:tplc="3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>
    <w:nsid w:val="762E21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64B7655"/>
    <w:multiLevelType w:val="hybridMultilevel"/>
    <w:tmpl w:val="FCB4074E"/>
    <w:lvl w:ilvl="0" w:tplc="E2068544">
      <w:numFmt w:val="bullet"/>
      <w:lvlText w:val="•"/>
      <w:lvlJc w:val="left"/>
      <w:pPr>
        <w:ind w:left="99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EBC372D"/>
    <w:multiLevelType w:val="hybridMultilevel"/>
    <w:tmpl w:val="64F458C6"/>
    <w:lvl w:ilvl="0" w:tplc="1F30BFA2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2" w:hanging="360"/>
      </w:pPr>
    </w:lvl>
    <w:lvl w:ilvl="2" w:tplc="3809001B" w:tentative="1">
      <w:start w:val="1"/>
      <w:numFmt w:val="lowerRoman"/>
      <w:lvlText w:val="%3."/>
      <w:lvlJc w:val="right"/>
      <w:pPr>
        <w:ind w:left="2522" w:hanging="180"/>
      </w:pPr>
    </w:lvl>
    <w:lvl w:ilvl="3" w:tplc="3809000F" w:tentative="1">
      <w:start w:val="1"/>
      <w:numFmt w:val="decimal"/>
      <w:lvlText w:val="%4."/>
      <w:lvlJc w:val="left"/>
      <w:pPr>
        <w:ind w:left="3242" w:hanging="360"/>
      </w:pPr>
    </w:lvl>
    <w:lvl w:ilvl="4" w:tplc="38090019" w:tentative="1">
      <w:start w:val="1"/>
      <w:numFmt w:val="lowerLetter"/>
      <w:lvlText w:val="%5."/>
      <w:lvlJc w:val="left"/>
      <w:pPr>
        <w:ind w:left="3962" w:hanging="360"/>
      </w:pPr>
    </w:lvl>
    <w:lvl w:ilvl="5" w:tplc="3809001B" w:tentative="1">
      <w:start w:val="1"/>
      <w:numFmt w:val="lowerRoman"/>
      <w:lvlText w:val="%6."/>
      <w:lvlJc w:val="right"/>
      <w:pPr>
        <w:ind w:left="4682" w:hanging="180"/>
      </w:pPr>
    </w:lvl>
    <w:lvl w:ilvl="6" w:tplc="3809000F" w:tentative="1">
      <w:start w:val="1"/>
      <w:numFmt w:val="decimal"/>
      <w:lvlText w:val="%7."/>
      <w:lvlJc w:val="left"/>
      <w:pPr>
        <w:ind w:left="5402" w:hanging="360"/>
      </w:pPr>
    </w:lvl>
    <w:lvl w:ilvl="7" w:tplc="38090019" w:tentative="1">
      <w:start w:val="1"/>
      <w:numFmt w:val="lowerLetter"/>
      <w:lvlText w:val="%8."/>
      <w:lvlJc w:val="left"/>
      <w:pPr>
        <w:ind w:left="6122" w:hanging="360"/>
      </w:pPr>
    </w:lvl>
    <w:lvl w:ilvl="8" w:tplc="38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38">
    <w:nsid w:val="7F2166F2"/>
    <w:multiLevelType w:val="hybridMultilevel"/>
    <w:tmpl w:val="53BCC57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0"/>
  </w:num>
  <w:num w:numId="3">
    <w:abstractNumId w:val="25"/>
  </w:num>
  <w:num w:numId="4">
    <w:abstractNumId w:val="15"/>
  </w:num>
  <w:num w:numId="5">
    <w:abstractNumId w:val="6"/>
  </w:num>
  <w:num w:numId="6">
    <w:abstractNumId w:val="35"/>
  </w:num>
  <w:num w:numId="7">
    <w:abstractNumId w:val="21"/>
  </w:num>
  <w:num w:numId="8">
    <w:abstractNumId w:val="19"/>
  </w:num>
  <w:num w:numId="9">
    <w:abstractNumId w:val="20"/>
  </w:num>
  <w:num w:numId="10">
    <w:abstractNumId w:val="5"/>
  </w:num>
  <w:num w:numId="11">
    <w:abstractNumId w:val="8"/>
  </w:num>
  <w:num w:numId="12">
    <w:abstractNumId w:val="38"/>
  </w:num>
  <w:num w:numId="13">
    <w:abstractNumId w:val="9"/>
  </w:num>
  <w:num w:numId="14">
    <w:abstractNumId w:val="4"/>
  </w:num>
  <w:num w:numId="15">
    <w:abstractNumId w:val="22"/>
  </w:num>
  <w:num w:numId="16">
    <w:abstractNumId w:val="17"/>
  </w:num>
  <w:num w:numId="17">
    <w:abstractNumId w:val="2"/>
  </w:num>
  <w:num w:numId="18">
    <w:abstractNumId w:val="34"/>
  </w:num>
  <w:num w:numId="19">
    <w:abstractNumId w:val="32"/>
  </w:num>
  <w:num w:numId="20">
    <w:abstractNumId w:val="26"/>
  </w:num>
  <w:num w:numId="21">
    <w:abstractNumId w:val="36"/>
  </w:num>
  <w:num w:numId="22">
    <w:abstractNumId w:val="18"/>
  </w:num>
  <w:num w:numId="23">
    <w:abstractNumId w:val="30"/>
  </w:num>
  <w:num w:numId="24">
    <w:abstractNumId w:val="16"/>
  </w:num>
  <w:num w:numId="25">
    <w:abstractNumId w:val="7"/>
  </w:num>
  <w:num w:numId="26">
    <w:abstractNumId w:val="31"/>
  </w:num>
  <w:num w:numId="2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3"/>
  </w:num>
  <w:num w:numId="30">
    <w:abstractNumId w:val="37"/>
  </w:num>
  <w:num w:numId="31">
    <w:abstractNumId w:val="0"/>
  </w:num>
  <w:num w:numId="32">
    <w:abstractNumId w:val="23"/>
  </w:num>
  <w:num w:numId="33">
    <w:abstractNumId w:val="24"/>
  </w:num>
  <w:num w:numId="34">
    <w:abstractNumId w:val="1"/>
  </w:num>
  <w:num w:numId="35">
    <w:abstractNumId w:val="13"/>
  </w:num>
  <w:num w:numId="36">
    <w:abstractNumId w:val="27"/>
  </w:num>
  <w:num w:numId="37">
    <w:abstractNumId w:val="28"/>
  </w:num>
  <w:num w:numId="38">
    <w:abstractNumId w:val="33"/>
  </w:num>
  <w:num w:numId="39">
    <w:abstractNumId w:val="14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ugun wasp">
    <w15:presenceInfo w15:providerId="Windows Live" w15:userId="26dc8375d6578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trackRevisions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7F7"/>
    <w:rsid w:val="0000110B"/>
    <w:rsid w:val="000071F7"/>
    <w:rsid w:val="00007EF0"/>
    <w:rsid w:val="000107DD"/>
    <w:rsid w:val="00010C5D"/>
    <w:rsid w:val="0001267F"/>
    <w:rsid w:val="000151D1"/>
    <w:rsid w:val="00022C73"/>
    <w:rsid w:val="00026780"/>
    <w:rsid w:val="00034660"/>
    <w:rsid w:val="00034C3F"/>
    <w:rsid w:val="00036B70"/>
    <w:rsid w:val="00036F8E"/>
    <w:rsid w:val="00037ADF"/>
    <w:rsid w:val="0004144E"/>
    <w:rsid w:val="0004358B"/>
    <w:rsid w:val="00045347"/>
    <w:rsid w:val="0004729C"/>
    <w:rsid w:val="000516B5"/>
    <w:rsid w:val="00052444"/>
    <w:rsid w:val="00054196"/>
    <w:rsid w:val="00057146"/>
    <w:rsid w:val="0005757B"/>
    <w:rsid w:val="00057B5D"/>
    <w:rsid w:val="0006084C"/>
    <w:rsid w:val="00061447"/>
    <w:rsid w:val="0006219A"/>
    <w:rsid w:val="000628DF"/>
    <w:rsid w:val="00073264"/>
    <w:rsid w:val="0008118E"/>
    <w:rsid w:val="00082458"/>
    <w:rsid w:val="00082E16"/>
    <w:rsid w:val="0008352C"/>
    <w:rsid w:val="000851DC"/>
    <w:rsid w:val="0009259E"/>
    <w:rsid w:val="00094F16"/>
    <w:rsid w:val="000951CA"/>
    <w:rsid w:val="000A2121"/>
    <w:rsid w:val="000B0632"/>
    <w:rsid w:val="000B43B9"/>
    <w:rsid w:val="000C226E"/>
    <w:rsid w:val="000C2FAA"/>
    <w:rsid w:val="000C3F20"/>
    <w:rsid w:val="000C5EA4"/>
    <w:rsid w:val="000D2499"/>
    <w:rsid w:val="000D3A9E"/>
    <w:rsid w:val="000D6C37"/>
    <w:rsid w:val="000E1BD5"/>
    <w:rsid w:val="000E2F92"/>
    <w:rsid w:val="000E49B9"/>
    <w:rsid w:val="000E7253"/>
    <w:rsid w:val="000F1A70"/>
    <w:rsid w:val="000F2690"/>
    <w:rsid w:val="000F40FD"/>
    <w:rsid w:val="000F5B2F"/>
    <w:rsid w:val="000F6828"/>
    <w:rsid w:val="00101439"/>
    <w:rsid w:val="00105053"/>
    <w:rsid w:val="00105D1D"/>
    <w:rsid w:val="00115551"/>
    <w:rsid w:val="00131164"/>
    <w:rsid w:val="0013668B"/>
    <w:rsid w:val="001458A5"/>
    <w:rsid w:val="0014752C"/>
    <w:rsid w:val="0015232A"/>
    <w:rsid w:val="00152686"/>
    <w:rsid w:val="00152FF8"/>
    <w:rsid w:val="00153AEB"/>
    <w:rsid w:val="0015511C"/>
    <w:rsid w:val="00163B69"/>
    <w:rsid w:val="0017751C"/>
    <w:rsid w:val="00181D04"/>
    <w:rsid w:val="001823D4"/>
    <w:rsid w:val="001850BA"/>
    <w:rsid w:val="001861B8"/>
    <w:rsid w:val="00192C4A"/>
    <w:rsid w:val="00194039"/>
    <w:rsid w:val="001A2E7D"/>
    <w:rsid w:val="001A48FD"/>
    <w:rsid w:val="001A57F7"/>
    <w:rsid w:val="001A6FED"/>
    <w:rsid w:val="001A77E7"/>
    <w:rsid w:val="001B0755"/>
    <w:rsid w:val="001B4A7C"/>
    <w:rsid w:val="001B5A7A"/>
    <w:rsid w:val="001C07C8"/>
    <w:rsid w:val="001C552A"/>
    <w:rsid w:val="001C67CD"/>
    <w:rsid w:val="001C6F4A"/>
    <w:rsid w:val="001C76C5"/>
    <w:rsid w:val="001C7FB3"/>
    <w:rsid w:val="001D442B"/>
    <w:rsid w:val="001E62D4"/>
    <w:rsid w:val="001E7E91"/>
    <w:rsid w:val="001E7F23"/>
    <w:rsid w:val="001F3BD3"/>
    <w:rsid w:val="001F3E8C"/>
    <w:rsid w:val="001F739F"/>
    <w:rsid w:val="002020E7"/>
    <w:rsid w:val="00203B11"/>
    <w:rsid w:val="002042A8"/>
    <w:rsid w:val="002059B1"/>
    <w:rsid w:val="00207B90"/>
    <w:rsid w:val="00220616"/>
    <w:rsid w:val="0022133A"/>
    <w:rsid w:val="00225FBC"/>
    <w:rsid w:val="002307AD"/>
    <w:rsid w:val="00230B73"/>
    <w:rsid w:val="00232C47"/>
    <w:rsid w:val="00236297"/>
    <w:rsid w:val="0024036B"/>
    <w:rsid w:val="00243889"/>
    <w:rsid w:val="0024475B"/>
    <w:rsid w:val="0024693A"/>
    <w:rsid w:val="00251BFA"/>
    <w:rsid w:val="002539FC"/>
    <w:rsid w:val="00257286"/>
    <w:rsid w:val="0026533C"/>
    <w:rsid w:val="002675D3"/>
    <w:rsid w:val="00267932"/>
    <w:rsid w:val="00271E04"/>
    <w:rsid w:val="002823C2"/>
    <w:rsid w:val="00283AAC"/>
    <w:rsid w:val="00284D5E"/>
    <w:rsid w:val="00291F8D"/>
    <w:rsid w:val="00295F55"/>
    <w:rsid w:val="00297A33"/>
    <w:rsid w:val="002A110C"/>
    <w:rsid w:val="002A740D"/>
    <w:rsid w:val="002B252C"/>
    <w:rsid w:val="002B2750"/>
    <w:rsid w:val="002B62B2"/>
    <w:rsid w:val="002C031D"/>
    <w:rsid w:val="002C5B6C"/>
    <w:rsid w:val="002C73A4"/>
    <w:rsid w:val="002C7A6B"/>
    <w:rsid w:val="002C7FDB"/>
    <w:rsid w:val="002D0D8D"/>
    <w:rsid w:val="002D1AA0"/>
    <w:rsid w:val="002D4078"/>
    <w:rsid w:val="002D7417"/>
    <w:rsid w:val="002E09DE"/>
    <w:rsid w:val="002E23B6"/>
    <w:rsid w:val="002F31D9"/>
    <w:rsid w:val="003004E5"/>
    <w:rsid w:val="00302DBC"/>
    <w:rsid w:val="00303087"/>
    <w:rsid w:val="003035D1"/>
    <w:rsid w:val="00307558"/>
    <w:rsid w:val="00310571"/>
    <w:rsid w:val="00313E02"/>
    <w:rsid w:val="003147D8"/>
    <w:rsid w:val="00330F76"/>
    <w:rsid w:val="00334068"/>
    <w:rsid w:val="00336A25"/>
    <w:rsid w:val="00341BD8"/>
    <w:rsid w:val="00341C10"/>
    <w:rsid w:val="00361759"/>
    <w:rsid w:val="003720AB"/>
    <w:rsid w:val="0037429E"/>
    <w:rsid w:val="00374547"/>
    <w:rsid w:val="00375EAE"/>
    <w:rsid w:val="00377476"/>
    <w:rsid w:val="00377C62"/>
    <w:rsid w:val="00391C56"/>
    <w:rsid w:val="00393D2E"/>
    <w:rsid w:val="003A2127"/>
    <w:rsid w:val="003A3198"/>
    <w:rsid w:val="003A639F"/>
    <w:rsid w:val="003A6D59"/>
    <w:rsid w:val="003A78A1"/>
    <w:rsid w:val="003B4537"/>
    <w:rsid w:val="003C452D"/>
    <w:rsid w:val="003C4669"/>
    <w:rsid w:val="003C5B2E"/>
    <w:rsid w:val="003D6D3B"/>
    <w:rsid w:val="003D7A06"/>
    <w:rsid w:val="003E14B3"/>
    <w:rsid w:val="003E4B41"/>
    <w:rsid w:val="003E4DF1"/>
    <w:rsid w:val="003E5173"/>
    <w:rsid w:val="003E5AC3"/>
    <w:rsid w:val="003F177E"/>
    <w:rsid w:val="003F2087"/>
    <w:rsid w:val="003F42CB"/>
    <w:rsid w:val="003F5520"/>
    <w:rsid w:val="003F6EF7"/>
    <w:rsid w:val="00400BF5"/>
    <w:rsid w:val="0040156E"/>
    <w:rsid w:val="0040294F"/>
    <w:rsid w:val="00402C34"/>
    <w:rsid w:val="00406471"/>
    <w:rsid w:val="0040774E"/>
    <w:rsid w:val="00410440"/>
    <w:rsid w:val="00412470"/>
    <w:rsid w:val="00416C0A"/>
    <w:rsid w:val="00420795"/>
    <w:rsid w:val="00420FA0"/>
    <w:rsid w:val="004248FC"/>
    <w:rsid w:val="004428D3"/>
    <w:rsid w:val="00443569"/>
    <w:rsid w:val="004448D5"/>
    <w:rsid w:val="00452B0A"/>
    <w:rsid w:val="004551D5"/>
    <w:rsid w:val="004557FE"/>
    <w:rsid w:val="004565D0"/>
    <w:rsid w:val="004602BC"/>
    <w:rsid w:val="0046656D"/>
    <w:rsid w:val="004756C0"/>
    <w:rsid w:val="00475BBE"/>
    <w:rsid w:val="0048021B"/>
    <w:rsid w:val="0048320C"/>
    <w:rsid w:val="00483FD6"/>
    <w:rsid w:val="00484D2D"/>
    <w:rsid w:val="0048561D"/>
    <w:rsid w:val="00486A62"/>
    <w:rsid w:val="004939CD"/>
    <w:rsid w:val="004A31CC"/>
    <w:rsid w:val="004A6DE0"/>
    <w:rsid w:val="004B03E8"/>
    <w:rsid w:val="004B2E48"/>
    <w:rsid w:val="004B332C"/>
    <w:rsid w:val="004B42A5"/>
    <w:rsid w:val="004B5AE8"/>
    <w:rsid w:val="004B77EA"/>
    <w:rsid w:val="004C01C7"/>
    <w:rsid w:val="004C4600"/>
    <w:rsid w:val="004C6888"/>
    <w:rsid w:val="004C6E34"/>
    <w:rsid w:val="004D6310"/>
    <w:rsid w:val="004E5957"/>
    <w:rsid w:val="004F25C3"/>
    <w:rsid w:val="004F2C3E"/>
    <w:rsid w:val="004F6C25"/>
    <w:rsid w:val="005019A1"/>
    <w:rsid w:val="00506791"/>
    <w:rsid w:val="00507439"/>
    <w:rsid w:val="00511228"/>
    <w:rsid w:val="005152D8"/>
    <w:rsid w:val="005169B8"/>
    <w:rsid w:val="00523DBA"/>
    <w:rsid w:val="00524FD6"/>
    <w:rsid w:val="00530540"/>
    <w:rsid w:val="005446AE"/>
    <w:rsid w:val="005542A3"/>
    <w:rsid w:val="00556F6C"/>
    <w:rsid w:val="005717A9"/>
    <w:rsid w:val="0057184A"/>
    <w:rsid w:val="00574FC9"/>
    <w:rsid w:val="0058785A"/>
    <w:rsid w:val="00591095"/>
    <w:rsid w:val="00593A22"/>
    <w:rsid w:val="00595D5F"/>
    <w:rsid w:val="005A0A59"/>
    <w:rsid w:val="005A44C3"/>
    <w:rsid w:val="005A586D"/>
    <w:rsid w:val="005A6584"/>
    <w:rsid w:val="005A77F7"/>
    <w:rsid w:val="005B0598"/>
    <w:rsid w:val="005B0B4C"/>
    <w:rsid w:val="005B1866"/>
    <w:rsid w:val="005B26E5"/>
    <w:rsid w:val="005B6C01"/>
    <w:rsid w:val="005B709C"/>
    <w:rsid w:val="005B745E"/>
    <w:rsid w:val="005B7DFA"/>
    <w:rsid w:val="005C01C0"/>
    <w:rsid w:val="005C224E"/>
    <w:rsid w:val="005C2610"/>
    <w:rsid w:val="005C27B7"/>
    <w:rsid w:val="005C3784"/>
    <w:rsid w:val="005C4A3E"/>
    <w:rsid w:val="005D06DC"/>
    <w:rsid w:val="005D23AE"/>
    <w:rsid w:val="005D39FB"/>
    <w:rsid w:val="005D677B"/>
    <w:rsid w:val="005D7709"/>
    <w:rsid w:val="005E09B6"/>
    <w:rsid w:val="005E2D5D"/>
    <w:rsid w:val="005E7921"/>
    <w:rsid w:val="005F4B2A"/>
    <w:rsid w:val="00615A5B"/>
    <w:rsid w:val="00617BEA"/>
    <w:rsid w:val="00623EB2"/>
    <w:rsid w:val="006302A5"/>
    <w:rsid w:val="00631603"/>
    <w:rsid w:val="00634760"/>
    <w:rsid w:val="006368FA"/>
    <w:rsid w:val="0064030F"/>
    <w:rsid w:val="00643214"/>
    <w:rsid w:val="0064438C"/>
    <w:rsid w:val="006479E5"/>
    <w:rsid w:val="00653E09"/>
    <w:rsid w:val="006565BF"/>
    <w:rsid w:val="006615A6"/>
    <w:rsid w:val="00665132"/>
    <w:rsid w:val="006731F8"/>
    <w:rsid w:val="00676EAC"/>
    <w:rsid w:val="00681543"/>
    <w:rsid w:val="00683814"/>
    <w:rsid w:val="00684093"/>
    <w:rsid w:val="006940B9"/>
    <w:rsid w:val="006B3E5B"/>
    <w:rsid w:val="006B63FA"/>
    <w:rsid w:val="006C7D4E"/>
    <w:rsid w:val="006D2DFA"/>
    <w:rsid w:val="006E0189"/>
    <w:rsid w:val="006E0A9A"/>
    <w:rsid w:val="006E559D"/>
    <w:rsid w:val="006F1391"/>
    <w:rsid w:val="006F435F"/>
    <w:rsid w:val="006F7C41"/>
    <w:rsid w:val="007049A4"/>
    <w:rsid w:val="00704AC6"/>
    <w:rsid w:val="00705104"/>
    <w:rsid w:val="00705F1F"/>
    <w:rsid w:val="00705F3B"/>
    <w:rsid w:val="00706283"/>
    <w:rsid w:val="007111E2"/>
    <w:rsid w:val="00713D26"/>
    <w:rsid w:val="00717426"/>
    <w:rsid w:val="007219EC"/>
    <w:rsid w:val="00724695"/>
    <w:rsid w:val="00726DBD"/>
    <w:rsid w:val="00731614"/>
    <w:rsid w:val="00731CB5"/>
    <w:rsid w:val="0073663B"/>
    <w:rsid w:val="00736C8D"/>
    <w:rsid w:val="007418A7"/>
    <w:rsid w:val="00753521"/>
    <w:rsid w:val="00754C18"/>
    <w:rsid w:val="00754F21"/>
    <w:rsid w:val="007553C0"/>
    <w:rsid w:val="00761439"/>
    <w:rsid w:val="00773106"/>
    <w:rsid w:val="007746A3"/>
    <w:rsid w:val="0077729C"/>
    <w:rsid w:val="00785249"/>
    <w:rsid w:val="0079109C"/>
    <w:rsid w:val="007939A4"/>
    <w:rsid w:val="00793F2D"/>
    <w:rsid w:val="007A029A"/>
    <w:rsid w:val="007A13D2"/>
    <w:rsid w:val="007A5FAE"/>
    <w:rsid w:val="007B0C3C"/>
    <w:rsid w:val="007B309D"/>
    <w:rsid w:val="007B5002"/>
    <w:rsid w:val="007C4B48"/>
    <w:rsid w:val="007C57A0"/>
    <w:rsid w:val="007D20ED"/>
    <w:rsid w:val="007D5D61"/>
    <w:rsid w:val="007D6F85"/>
    <w:rsid w:val="007D747C"/>
    <w:rsid w:val="007E06D9"/>
    <w:rsid w:val="007E1C5D"/>
    <w:rsid w:val="007E1ED7"/>
    <w:rsid w:val="007F0AF6"/>
    <w:rsid w:val="007F26BB"/>
    <w:rsid w:val="00803DB1"/>
    <w:rsid w:val="0080507A"/>
    <w:rsid w:val="00807EC8"/>
    <w:rsid w:val="0081408F"/>
    <w:rsid w:val="00827150"/>
    <w:rsid w:val="00827C29"/>
    <w:rsid w:val="00831016"/>
    <w:rsid w:val="00836D9E"/>
    <w:rsid w:val="008407EE"/>
    <w:rsid w:val="008442BB"/>
    <w:rsid w:val="008528DA"/>
    <w:rsid w:val="00852C29"/>
    <w:rsid w:val="008532D8"/>
    <w:rsid w:val="0085733E"/>
    <w:rsid w:val="008614E4"/>
    <w:rsid w:val="008653F8"/>
    <w:rsid w:val="00872621"/>
    <w:rsid w:val="00875D38"/>
    <w:rsid w:val="008767A5"/>
    <w:rsid w:val="008821E9"/>
    <w:rsid w:val="00884B64"/>
    <w:rsid w:val="00884C08"/>
    <w:rsid w:val="00885B3C"/>
    <w:rsid w:val="00885C48"/>
    <w:rsid w:val="00887FA6"/>
    <w:rsid w:val="00892780"/>
    <w:rsid w:val="008934EA"/>
    <w:rsid w:val="0089614D"/>
    <w:rsid w:val="00896358"/>
    <w:rsid w:val="008A0EE5"/>
    <w:rsid w:val="008A76E9"/>
    <w:rsid w:val="008B2DBE"/>
    <w:rsid w:val="008B373D"/>
    <w:rsid w:val="008B4A8D"/>
    <w:rsid w:val="008B7F41"/>
    <w:rsid w:val="008C153B"/>
    <w:rsid w:val="008C49C5"/>
    <w:rsid w:val="008D4F60"/>
    <w:rsid w:val="008D7ED9"/>
    <w:rsid w:val="008D7FAD"/>
    <w:rsid w:val="008E3E04"/>
    <w:rsid w:val="008E4559"/>
    <w:rsid w:val="008F483D"/>
    <w:rsid w:val="008F7222"/>
    <w:rsid w:val="008F75E7"/>
    <w:rsid w:val="00901E3E"/>
    <w:rsid w:val="009020C4"/>
    <w:rsid w:val="00902AC0"/>
    <w:rsid w:val="0090340A"/>
    <w:rsid w:val="00910343"/>
    <w:rsid w:val="00911676"/>
    <w:rsid w:val="00914A37"/>
    <w:rsid w:val="009161E8"/>
    <w:rsid w:val="00922A8D"/>
    <w:rsid w:val="00924619"/>
    <w:rsid w:val="009329A0"/>
    <w:rsid w:val="00934A63"/>
    <w:rsid w:val="009360E7"/>
    <w:rsid w:val="00937AE7"/>
    <w:rsid w:val="00940486"/>
    <w:rsid w:val="009427FF"/>
    <w:rsid w:val="009648CB"/>
    <w:rsid w:val="00964D28"/>
    <w:rsid w:val="009705CC"/>
    <w:rsid w:val="0097474A"/>
    <w:rsid w:val="0098057B"/>
    <w:rsid w:val="009834BD"/>
    <w:rsid w:val="00984719"/>
    <w:rsid w:val="0099163F"/>
    <w:rsid w:val="009945EF"/>
    <w:rsid w:val="00997A3E"/>
    <w:rsid w:val="00997C0C"/>
    <w:rsid w:val="009A2E1A"/>
    <w:rsid w:val="009A3B15"/>
    <w:rsid w:val="009A42D7"/>
    <w:rsid w:val="009A504B"/>
    <w:rsid w:val="009A5374"/>
    <w:rsid w:val="009A6570"/>
    <w:rsid w:val="009B257C"/>
    <w:rsid w:val="009B436C"/>
    <w:rsid w:val="009C74AD"/>
    <w:rsid w:val="009D0AD0"/>
    <w:rsid w:val="009D4BB1"/>
    <w:rsid w:val="009E188D"/>
    <w:rsid w:val="009E3079"/>
    <w:rsid w:val="009E31A1"/>
    <w:rsid w:val="009E3BEE"/>
    <w:rsid w:val="009E3CA2"/>
    <w:rsid w:val="009E3DCA"/>
    <w:rsid w:val="009F26E5"/>
    <w:rsid w:val="00A06633"/>
    <w:rsid w:val="00A06E2B"/>
    <w:rsid w:val="00A1154C"/>
    <w:rsid w:val="00A11702"/>
    <w:rsid w:val="00A14154"/>
    <w:rsid w:val="00A203FE"/>
    <w:rsid w:val="00A22D41"/>
    <w:rsid w:val="00A2423F"/>
    <w:rsid w:val="00A24F75"/>
    <w:rsid w:val="00A315CB"/>
    <w:rsid w:val="00A32095"/>
    <w:rsid w:val="00A353E2"/>
    <w:rsid w:val="00A3791A"/>
    <w:rsid w:val="00A424C2"/>
    <w:rsid w:val="00A463A4"/>
    <w:rsid w:val="00A51206"/>
    <w:rsid w:val="00A52182"/>
    <w:rsid w:val="00A547D2"/>
    <w:rsid w:val="00A54F93"/>
    <w:rsid w:val="00A56EA3"/>
    <w:rsid w:val="00A61014"/>
    <w:rsid w:val="00A677E1"/>
    <w:rsid w:val="00A72F8F"/>
    <w:rsid w:val="00A8086B"/>
    <w:rsid w:val="00A80A5D"/>
    <w:rsid w:val="00A80B95"/>
    <w:rsid w:val="00A91A3C"/>
    <w:rsid w:val="00AA3C98"/>
    <w:rsid w:val="00AA4912"/>
    <w:rsid w:val="00AA644B"/>
    <w:rsid w:val="00AB1B04"/>
    <w:rsid w:val="00AB2EBF"/>
    <w:rsid w:val="00AB4E5A"/>
    <w:rsid w:val="00AB5B81"/>
    <w:rsid w:val="00AC0407"/>
    <w:rsid w:val="00AC36BB"/>
    <w:rsid w:val="00AC70D2"/>
    <w:rsid w:val="00AD4A2A"/>
    <w:rsid w:val="00AD50A5"/>
    <w:rsid w:val="00AD5F40"/>
    <w:rsid w:val="00AE19D3"/>
    <w:rsid w:val="00AE2DD1"/>
    <w:rsid w:val="00AE31FC"/>
    <w:rsid w:val="00AE3A0E"/>
    <w:rsid w:val="00AE3F45"/>
    <w:rsid w:val="00AE6141"/>
    <w:rsid w:val="00AE7507"/>
    <w:rsid w:val="00AF0FF9"/>
    <w:rsid w:val="00AF2915"/>
    <w:rsid w:val="00AF2E4D"/>
    <w:rsid w:val="00AF5FBD"/>
    <w:rsid w:val="00B01016"/>
    <w:rsid w:val="00B04791"/>
    <w:rsid w:val="00B1160B"/>
    <w:rsid w:val="00B14174"/>
    <w:rsid w:val="00B14D6C"/>
    <w:rsid w:val="00B16BD5"/>
    <w:rsid w:val="00B17C7B"/>
    <w:rsid w:val="00B25A90"/>
    <w:rsid w:val="00B26940"/>
    <w:rsid w:val="00B27FFA"/>
    <w:rsid w:val="00B30280"/>
    <w:rsid w:val="00B308FC"/>
    <w:rsid w:val="00B30DC7"/>
    <w:rsid w:val="00B326F8"/>
    <w:rsid w:val="00B33343"/>
    <w:rsid w:val="00B33FFF"/>
    <w:rsid w:val="00B37062"/>
    <w:rsid w:val="00B53DC1"/>
    <w:rsid w:val="00B53EA1"/>
    <w:rsid w:val="00B557E9"/>
    <w:rsid w:val="00B605CB"/>
    <w:rsid w:val="00B6229D"/>
    <w:rsid w:val="00B64044"/>
    <w:rsid w:val="00B65C88"/>
    <w:rsid w:val="00B65D93"/>
    <w:rsid w:val="00B66F4E"/>
    <w:rsid w:val="00B71CA4"/>
    <w:rsid w:val="00B72FEE"/>
    <w:rsid w:val="00B73075"/>
    <w:rsid w:val="00B733DB"/>
    <w:rsid w:val="00B73E7F"/>
    <w:rsid w:val="00B74015"/>
    <w:rsid w:val="00B755B6"/>
    <w:rsid w:val="00B75E8A"/>
    <w:rsid w:val="00B76676"/>
    <w:rsid w:val="00B768D0"/>
    <w:rsid w:val="00B80404"/>
    <w:rsid w:val="00B80CF2"/>
    <w:rsid w:val="00B8486D"/>
    <w:rsid w:val="00B87FB3"/>
    <w:rsid w:val="00B92A7B"/>
    <w:rsid w:val="00B93D72"/>
    <w:rsid w:val="00B94E7C"/>
    <w:rsid w:val="00B97D68"/>
    <w:rsid w:val="00B97E70"/>
    <w:rsid w:val="00BA07F5"/>
    <w:rsid w:val="00BA08FF"/>
    <w:rsid w:val="00BA23B4"/>
    <w:rsid w:val="00BB0F00"/>
    <w:rsid w:val="00BB0FA9"/>
    <w:rsid w:val="00BB27CB"/>
    <w:rsid w:val="00BC1A17"/>
    <w:rsid w:val="00BC4C6B"/>
    <w:rsid w:val="00BD1B6E"/>
    <w:rsid w:val="00BD5B1E"/>
    <w:rsid w:val="00BE0B66"/>
    <w:rsid w:val="00BE3B94"/>
    <w:rsid w:val="00BE7E8E"/>
    <w:rsid w:val="00BF14E7"/>
    <w:rsid w:val="00BF1621"/>
    <w:rsid w:val="00BF3F99"/>
    <w:rsid w:val="00BF5E40"/>
    <w:rsid w:val="00C07BD4"/>
    <w:rsid w:val="00C12138"/>
    <w:rsid w:val="00C13049"/>
    <w:rsid w:val="00C15D1F"/>
    <w:rsid w:val="00C20DFF"/>
    <w:rsid w:val="00C235DA"/>
    <w:rsid w:val="00C2593E"/>
    <w:rsid w:val="00C25E91"/>
    <w:rsid w:val="00C37E9D"/>
    <w:rsid w:val="00C42723"/>
    <w:rsid w:val="00C50FEE"/>
    <w:rsid w:val="00C6558C"/>
    <w:rsid w:val="00C66AA6"/>
    <w:rsid w:val="00C676B4"/>
    <w:rsid w:val="00C71F92"/>
    <w:rsid w:val="00C7483F"/>
    <w:rsid w:val="00C74ADA"/>
    <w:rsid w:val="00C761C0"/>
    <w:rsid w:val="00C77C6B"/>
    <w:rsid w:val="00C8202B"/>
    <w:rsid w:val="00C84013"/>
    <w:rsid w:val="00C85E19"/>
    <w:rsid w:val="00C90110"/>
    <w:rsid w:val="00C9209C"/>
    <w:rsid w:val="00CA012A"/>
    <w:rsid w:val="00CA0866"/>
    <w:rsid w:val="00CA0DD0"/>
    <w:rsid w:val="00CA2637"/>
    <w:rsid w:val="00CB15B9"/>
    <w:rsid w:val="00CB6B22"/>
    <w:rsid w:val="00CC6DE2"/>
    <w:rsid w:val="00CD4888"/>
    <w:rsid w:val="00CE194B"/>
    <w:rsid w:val="00CE3771"/>
    <w:rsid w:val="00CE5E28"/>
    <w:rsid w:val="00CE7E46"/>
    <w:rsid w:val="00CF1ECE"/>
    <w:rsid w:val="00CF3159"/>
    <w:rsid w:val="00CF5F7A"/>
    <w:rsid w:val="00CF6A22"/>
    <w:rsid w:val="00CF7B3D"/>
    <w:rsid w:val="00D072CD"/>
    <w:rsid w:val="00D10155"/>
    <w:rsid w:val="00D13112"/>
    <w:rsid w:val="00D1544E"/>
    <w:rsid w:val="00D16962"/>
    <w:rsid w:val="00D216CD"/>
    <w:rsid w:val="00D2234E"/>
    <w:rsid w:val="00D236E0"/>
    <w:rsid w:val="00D23D60"/>
    <w:rsid w:val="00D268F5"/>
    <w:rsid w:val="00D27C71"/>
    <w:rsid w:val="00D31301"/>
    <w:rsid w:val="00D31696"/>
    <w:rsid w:val="00D32423"/>
    <w:rsid w:val="00D35544"/>
    <w:rsid w:val="00D37D83"/>
    <w:rsid w:val="00D40F5D"/>
    <w:rsid w:val="00D42BAD"/>
    <w:rsid w:val="00D4548B"/>
    <w:rsid w:val="00D502B9"/>
    <w:rsid w:val="00D51218"/>
    <w:rsid w:val="00D51E2A"/>
    <w:rsid w:val="00D5208F"/>
    <w:rsid w:val="00D53370"/>
    <w:rsid w:val="00D54519"/>
    <w:rsid w:val="00D55343"/>
    <w:rsid w:val="00D6480C"/>
    <w:rsid w:val="00D756E3"/>
    <w:rsid w:val="00D766BE"/>
    <w:rsid w:val="00D84A8D"/>
    <w:rsid w:val="00D84B06"/>
    <w:rsid w:val="00D85394"/>
    <w:rsid w:val="00D85EF2"/>
    <w:rsid w:val="00D863F9"/>
    <w:rsid w:val="00D901E6"/>
    <w:rsid w:val="00D91B01"/>
    <w:rsid w:val="00D976AC"/>
    <w:rsid w:val="00DA009F"/>
    <w:rsid w:val="00DA2490"/>
    <w:rsid w:val="00DA62B0"/>
    <w:rsid w:val="00DA7645"/>
    <w:rsid w:val="00DB4AAD"/>
    <w:rsid w:val="00DC5455"/>
    <w:rsid w:val="00DD0ECC"/>
    <w:rsid w:val="00DD13F4"/>
    <w:rsid w:val="00DD3170"/>
    <w:rsid w:val="00DD4718"/>
    <w:rsid w:val="00DE0B60"/>
    <w:rsid w:val="00DE311C"/>
    <w:rsid w:val="00DE61CF"/>
    <w:rsid w:val="00DE7173"/>
    <w:rsid w:val="00DF0364"/>
    <w:rsid w:val="00DF1A68"/>
    <w:rsid w:val="00DF3210"/>
    <w:rsid w:val="00DF78E1"/>
    <w:rsid w:val="00E00CB7"/>
    <w:rsid w:val="00E024D7"/>
    <w:rsid w:val="00E06BC9"/>
    <w:rsid w:val="00E074B8"/>
    <w:rsid w:val="00E13DBF"/>
    <w:rsid w:val="00E14C5F"/>
    <w:rsid w:val="00E16E1E"/>
    <w:rsid w:val="00E20738"/>
    <w:rsid w:val="00E22A04"/>
    <w:rsid w:val="00E267B9"/>
    <w:rsid w:val="00E316B6"/>
    <w:rsid w:val="00E32A23"/>
    <w:rsid w:val="00E41773"/>
    <w:rsid w:val="00E423A5"/>
    <w:rsid w:val="00E4450D"/>
    <w:rsid w:val="00E44DEB"/>
    <w:rsid w:val="00E52D8D"/>
    <w:rsid w:val="00E56B39"/>
    <w:rsid w:val="00E61998"/>
    <w:rsid w:val="00E77016"/>
    <w:rsid w:val="00E82639"/>
    <w:rsid w:val="00E95E69"/>
    <w:rsid w:val="00EA224B"/>
    <w:rsid w:val="00EA3A9D"/>
    <w:rsid w:val="00EA3E74"/>
    <w:rsid w:val="00EA503A"/>
    <w:rsid w:val="00EB3124"/>
    <w:rsid w:val="00EB49EB"/>
    <w:rsid w:val="00EC27E8"/>
    <w:rsid w:val="00EC2D79"/>
    <w:rsid w:val="00EC5BE3"/>
    <w:rsid w:val="00EC6A29"/>
    <w:rsid w:val="00EC6CDB"/>
    <w:rsid w:val="00ED2DC4"/>
    <w:rsid w:val="00EF26C4"/>
    <w:rsid w:val="00EF4B1E"/>
    <w:rsid w:val="00EF541A"/>
    <w:rsid w:val="00EF634D"/>
    <w:rsid w:val="00F0122B"/>
    <w:rsid w:val="00F0144F"/>
    <w:rsid w:val="00F0216B"/>
    <w:rsid w:val="00F02D9D"/>
    <w:rsid w:val="00F03629"/>
    <w:rsid w:val="00F112B3"/>
    <w:rsid w:val="00F1220C"/>
    <w:rsid w:val="00F24F22"/>
    <w:rsid w:val="00F27E8B"/>
    <w:rsid w:val="00F30570"/>
    <w:rsid w:val="00F31691"/>
    <w:rsid w:val="00F323FD"/>
    <w:rsid w:val="00F37AD8"/>
    <w:rsid w:val="00F500AB"/>
    <w:rsid w:val="00F51E82"/>
    <w:rsid w:val="00F53D2F"/>
    <w:rsid w:val="00F5645B"/>
    <w:rsid w:val="00F6095C"/>
    <w:rsid w:val="00F62219"/>
    <w:rsid w:val="00F628D3"/>
    <w:rsid w:val="00F64E33"/>
    <w:rsid w:val="00F66228"/>
    <w:rsid w:val="00F66679"/>
    <w:rsid w:val="00F673F5"/>
    <w:rsid w:val="00F81346"/>
    <w:rsid w:val="00F83405"/>
    <w:rsid w:val="00F849E3"/>
    <w:rsid w:val="00F91513"/>
    <w:rsid w:val="00F9203D"/>
    <w:rsid w:val="00F95D7F"/>
    <w:rsid w:val="00F96B59"/>
    <w:rsid w:val="00F97B13"/>
    <w:rsid w:val="00F97F2A"/>
    <w:rsid w:val="00FA55D5"/>
    <w:rsid w:val="00FA7605"/>
    <w:rsid w:val="00FB0E48"/>
    <w:rsid w:val="00FB2AAC"/>
    <w:rsid w:val="00FB44BF"/>
    <w:rsid w:val="00FC00E6"/>
    <w:rsid w:val="00FC119A"/>
    <w:rsid w:val="00FD018F"/>
    <w:rsid w:val="00FD03EC"/>
    <w:rsid w:val="00FD0673"/>
    <w:rsid w:val="00FD542C"/>
    <w:rsid w:val="00FD7CDD"/>
    <w:rsid w:val="00FE0355"/>
    <w:rsid w:val="00FE100C"/>
    <w:rsid w:val="00FE2187"/>
    <w:rsid w:val="00FE508D"/>
    <w:rsid w:val="00FE5FD4"/>
    <w:rsid w:val="00FE775F"/>
    <w:rsid w:val="00FF0FAB"/>
    <w:rsid w:val="00FF30F0"/>
    <w:rsid w:val="00FF44F5"/>
    <w:rsid w:val="00FF4D34"/>
    <w:rsid w:val="00FF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600D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2"/>
    <w:lsdException w:name="footer" w:uiPriority="2"/>
    <w:lsdException w:name="caption" w:uiPriority="35" w:qFormat="1"/>
    <w:lsdException w:name="List" w:uiPriority="0"/>
    <w:lsdException w:name="List Bullet" w:uiPriority="1"/>
    <w:lsdException w:name="Title" w:semiHidden="0" w:uiPriority="1" w:unhideWhenUsed="0" w:qFormat="1"/>
    <w:lsdException w:name="Signature" w:uiPriority="1" w:qFormat="1"/>
    <w:lsdException w:name="Default Paragraph Font" w:uiPriority="1"/>
    <w:lsdException w:name="Subtitle" w:semiHidden="0" w:uiPriority="1" w:unhideWhenUsed="0" w:qFormat="1"/>
    <w:lsdException w:name="Strong" w:semiHidden="0" w:uiPriority="1" w:unhideWhenUsed="0" w:qFormat="1"/>
    <w:lsdException w:name="Emphasis" w:uiPriority="20"/>
    <w:lsdException w:name="Table Grid" w:semiHidden="0" w:uiPriority="39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1E5E9F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1E5E9F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629DD1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629DD1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customStyle="1" w:styleId="GridTable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customStyle="1" w:styleId="GridTable1Light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4A66AC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4A66A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1B1D3D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customStyle="1" w:styleId="GridTable5Dark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customStyle="1" w:styleId="GridTable1Light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Accent2">
    <w:name w:val="List Table 6 Colorful Accent 2"/>
    <w:basedOn w:val="TableNormal"/>
    <w:uiPriority w:val="51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07A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AD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6095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6095C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F6095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95C"/>
    <w:rPr>
      <w:color w:val="9454C3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27F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27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27FF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C71F92"/>
    <w:pPr>
      <w:ind w:left="720"/>
      <w:contextualSpacing/>
    </w:pPr>
  </w:style>
  <w:style w:type="paragraph" w:customStyle="1" w:styleId="Rightalign">
    <w:name w:val="Right align"/>
    <w:basedOn w:val="Normal"/>
    <w:uiPriority w:val="1"/>
    <w:qFormat/>
    <w:rsid w:val="00F9203D"/>
    <w:pPr>
      <w:spacing w:before="120" w:after="0"/>
      <w:jc w:val="right"/>
    </w:pPr>
  </w:style>
  <w:style w:type="character" w:styleId="LineNumber">
    <w:name w:val="line number"/>
    <w:basedOn w:val="DefaultParagraphFont"/>
    <w:uiPriority w:val="99"/>
    <w:semiHidden/>
    <w:unhideWhenUsed/>
    <w:rsid w:val="00295F55"/>
  </w:style>
  <w:style w:type="character" w:styleId="CommentReference">
    <w:name w:val="annotation reference"/>
    <w:basedOn w:val="DefaultParagraphFont"/>
    <w:uiPriority w:val="99"/>
    <w:semiHidden/>
    <w:unhideWhenUsed/>
    <w:rsid w:val="00FD01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01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01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01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018F"/>
    <w:rPr>
      <w:b/>
      <w:bCs/>
      <w:sz w:val="20"/>
      <w:szCs w:val="20"/>
    </w:rPr>
  </w:style>
  <w:style w:type="table" w:customStyle="1" w:styleId="GridTable4Accent3">
    <w:name w:val="Grid Table 4 Accent 3"/>
    <w:basedOn w:val="TableNormal"/>
    <w:uiPriority w:val="49"/>
    <w:rsid w:val="00DE311C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paragraph" w:styleId="Signature">
    <w:name w:val="Signature"/>
    <w:basedOn w:val="Normal"/>
    <w:link w:val="SignatureChar"/>
    <w:uiPriority w:val="1"/>
    <w:qFormat/>
    <w:rsid w:val="00D84A8D"/>
    <w:pPr>
      <w:spacing w:before="120"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qFormat/>
    <w:rsid w:val="00D84A8D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rsid w:val="00D84A8D"/>
    <w:pPr>
      <w:spacing w:before="120" w:after="0"/>
      <w:jc w:val="center"/>
    </w:pPr>
    <w:rPr>
      <w:sz w:val="20"/>
      <w:szCs w:val="20"/>
    </w:rPr>
  </w:style>
  <w:style w:type="table" w:customStyle="1" w:styleId="ListTable3Accent2">
    <w:name w:val="List Table 3 Accent 2"/>
    <w:basedOn w:val="TableNormal"/>
    <w:uiPriority w:val="48"/>
    <w:rsid w:val="00E423A5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2059B1"/>
    <w:pPr>
      <w:spacing w:after="0" w:line="240" w:lineRule="auto"/>
    </w:pPr>
  </w:style>
  <w:style w:type="table" w:customStyle="1" w:styleId="ListTable3-Accent21">
    <w:name w:val="List Table 3 - Accent 21"/>
    <w:basedOn w:val="TableNormal"/>
    <w:uiPriority w:val="48"/>
    <w:rsid w:val="00101439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customStyle="1" w:styleId="GridTable1Light-Accent21">
    <w:name w:val="Grid Table 1 Light - Accent 21"/>
    <w:basedOn w:val="TableNormal"/>
    <w:uiPriority w:val="46"/>
    <w:rsid w:val="00101439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temListinTable">
    <w:name w:val="Item List in Table"/>
    <w:basedOn w:val="Normal"/>
    <w:rsid w:val="00101439"/>
    <w:pPr>
      <w:numPr>
        <w:numId w:val="38"/>
      </w:numPr>
      <w:tabs>
        <w:tab w:val="clear" w:pos="170"/>
        <w:tab w:val="left" w:pos="284"/>
      </w:tabs>
      <w:topLinePunct/>
      <w:adjustRightInd w:val="0"/>
      <w:snapToGrid w:val="0"/>
      <w:spacing w:before="80" w:after="80" w:line="240" w:lineRule="atLeast"/>
      <w:ind w:left="284" w:right="0" w:hanging="284"/>
    </w:pPr>
    <w:rPr>
      <w:rFonts w:ascii="Times New Roman" w:hAnsi="Times New Roman" w:cs="Arial"/>
      <w:kern w:val="0"/>
      <w:sz w:val="21"/>
      <w:szCs w:val="21"/>
      <w:lang w:eastAsia="zh-CN"/>
      <w14:ligatures w14:val="none"/>
    </w:rPr>
  </w:style>
  <w:style w:type="paragraph" w:customStyle="1" w:styleId="NotesTextinTable">
    <w:name w:val="Notes Text in Table"/>
    <w:rsid w:val="00101439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eastAsia="KaiTi_GB2312" w:hAnsi="Times New Roman" w:cs="Arial"/>
      <w:iCs/>
      <w:kern w:val="2"/>
      <w:sz w:val="18"/>
      <w:szCs w:val="18"/>
      <w:lang w:eastAsia="zh-CN"/>
      <w14:ligatures w14:val="none"/>
    </w:rPr>
  </w:style>
  <w:style w:type="paragraph" w:customStyle="1" w:styleId="NotesHeadinginTable">
    <w:name w:val="Notes Heading in Table"/>
    <w:next w:val="NotesTextinTable"/>
    <w:rsid w:val="00101439"/>
    <w:pPr>
      <w:keepNext/>
      <w:adjustRightInd w:val="0"/>
      <w:snapToGrid w:val="0"/>
      <w:spacing w:before="80" w:after="40" w:line="240" w:lineRule="atLeast"/>
    </w:pPr>
    <w:rPr>
      <w:rFonts w:ascii="Times New Roman" w:eastAsia="SimHei" w:hAnsi="Times New Roman" w:cs="Arial"/>
      <w:bCs/>
      <w:kern w:val="2"/>
      <w:sz w:val="18"/>
      <w:szCs w:val="18"/>
      <w:lang w:eastAsia="zh-CN"/>
      <w14:ligatures w14:val="none"/>
    </w:rPr>
  </w:style>
  <w:style w:type="character" w:customStyle="1" w:styleId="TableHeadingChar">
    <w:name w:val="Table Heading Char"/>
    <w:basedOn w:val="DefaultParagraphFont"/>
    <w:link w:val="TableHeading"/>
    <w:locked/>
    <w:rsid w:val="00101439"/>
    <w:rPr>
      <w:rFonts w:ascii="Book Antiqua" w:eastAsia="SimHei" w:hAnsi="Book Antiqua" w:cs="Book Antiqua"/>
      <w:bCs/>
      <w:sz w:val="21"/>
      <w:szCs w:val="21"/>
    </w:rPr>
  </w:style>
  <w:style w:type="paragraph" w:customStyle="1" w:styleId="TableHeading">
    <w:name w:val="Table Heading"/>
    <w:basedOn w:val="Normal"/>
    <w:link w:val="TableHeadingChar"/>
    <w:rsid w:val="00101439"/>
    <w:pPr>
      <w:keepNext/>
      <w:widowControl w:val="0"/>
      <w:topLinePunct/>
      <w:adjustRightInd w:val="0"/>
      <w:snapToGrid w:val="0"/>
      <w:spacing w:before="80" w:after="80" w:line="240" w:lineRule="atLeast"/>
      <w:ind w:left="0" w:right="0"/>
    </w:pPr>
    <w:rPr>
      <w:rFonts w:ascii="Book Antiqua" w:eastAsia="SimHei" w:hAnsi="Book Antiqua" w:cs="Book Antiqua"/>
      <w:bCs/>
      <w:sz w:val="21"/>
      <w:szCs w:val="21"/>
    </w:rPr>
  </w:style>
  <w:style w:type="character" w:customStyle="1" w:styleId="TableTextChar">
    <w:name w:val="Table Text Char"/>
    <w:aliases w:val="标题 9 Char,ft Char,ctc Char,Caption text (column-wide) Char,table Char,table left Char,tl Char,正文九级标题 Char,PIM 9 Char,huh Char,三级标题 Char,不用9 Char,Legal Level 1.1.1.1. Char,table title Char,标题 45 Char,heading 9 Char,HF Char,FH Char"/>
    <w:basedOn w:val="DefaultParagraphFont"/>
    <w:link w:val="TableText0"/>
    <w:locked/>
    <w:rsid w:val="00101439"/>
    <w:rPr>
      <w:rFonts w:ascii="Arial" w:hAnsi="Arial" w:cs="Arial"/>
      <w:sz w:val="21"/>
      <w:szCs w:val="21"/>
    </w:rPr>
  </w:style>
  <w:style w:type="paragraph" w:customStyle="1" w:styleId="TableText0">
    <w:name w:val="Table Text"/>
    <w:aliases w:val="Table Body Text,table Body Text,table text + Left:  0.05&quot;,Righ....,Righ..."/>
    <w:basedOn w:val="Normal"/>
    <w:link w:val="TableTextChar"/>
    <w:qFormat/>
    <w:rsid w:val="00101439"/>
    <w:pPr>
      <w:widowControl w:val="0"/>
      <w:topLinePunct/>
      <w:adjustRightInd w:val="0"/>
      <w:snapToGrid w:val="0"/>
      <w:spacing w:before="80" w:after="80" w:line="240" w:lineRule="atLeast"/>
      <w:ind w:left="0" w:right="0"/>
    </w:pPr>
    <w:rPr>
      <w:rFonts w:ascii="Arial" w:hAnsi="Arial" w:cs="Arial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2"/>
    <w:lsdException w:name="footer" w:uiPriority="2"/>
    <w:lsdException w:name="caption" w:uiPriority="35" w:qFormat="1"/>
    <w:lsdException w:name="List" w:uiPriority="0"/>
    <w:lsdException w:name="List Bullet" w:uiPriority="1"/>
    <w:lsdException w:name="Title" w:semiHidden="0" w:uiPriority="1" w:unhideWhenUsed="0" w:qFormat="1"/>
    <w:lsdException w:name="Signature" w:uiPriority="1" w:qFormat="1"/>
    <w:lsdException w:name="Default Paragraph Font" w:uiPriority="1"/>
    <w:lsdException w:name="Subtitle" w:semiHidden="0" w:uiPriority="1" w:unhideWhenUsed="0" w:qFormat="1"/>
    <w:lsdException w:name="Strong" w:semiHidden="0" w:uiPriority="1" w:unhideWhenUsed="0" w:qFormat="1"/>
    <w:lsdException w:name="Emphasis" w:uiPriority="20"/>
    <w:lsdException w:name="Table Grid" w:semiHidden="0" w:uiPriority="39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1E5E9F" w:themeColor="accent3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aps/>
      <w:color w:val="4A66AC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629DD1" w:themeColor="accen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aps/>
      <w:color w:val="1E5E9F" w:themeColor="accent3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/>
      <w:jc w:val="right"/>
    </w:pPr>
    <w:rPr>
      <w:rFonts w:asciiTheme="majorHAnsi" w:eastAsiaTheme="majorEastAsia" w:hAnsiTheme="majorHAnsi" w:cstheme="majorBidi"/>
      <w:caps/>
      <w:color w:val="629DD1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629DD1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customStyle="1" w:styleId="ListTable7ColorfulAccent1">
    <w:name w:val="List Table 7 Colorful Accent 1"/>
    <w:basedOn w:val="TableNormal"/>
    <w:uiPriority w:val="52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D9DF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66A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66AC" w:themeFill="accent1"/>
      </w:tcPr>
    </w:tblStylePr>
    <w:tblStylePr w:type="band1Vert">
      <w:tblPr/>
      <w:tcPr>
        <w:shd w:val="clear" w:color="auto" w:fill="B5C0DF" w:themeFill="accent1" w:themeFillTint="66"/>
      </w:tcPr>
    </w:tblStylePr>
    <w:tblStylePr w:type="band1Horz">
      <w:tblPr/>
      <w:tcPr>
        <w:shd w:val="clear" w:color="auto" w:fill="B5C0DF" w:themeFill="accent1" w:themeFillTint="6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90A0" w:themeColor="accent6"/>
          <w:left w:val="single" w:sz="4" w:space="0" w:color="9D90A0" w:themeColor="accent6"/>
          <w:bottom w:val="single" w:sz="4" w:space="0" w:color="9D90A0" w:themeColor="accent6"/>
          <w:right w:val="single" w:sz="4" w:space="0" w:color="9D90A0" w:themeColor="accent6"/>
          <w:insideH w:val="nil"/>
          <w:insideV w:val="nil"/>
        </w:tcBorders>
        <w:shd w:val="clear" w:color="auto" w:fill="9D90A0" w:themeFill="accent6"/>
      </w:tcPr>
    </w:tblStylePr>
    <w:tblStylePr w:type="lastRow">
      <w:rPr>
        <w:b/>
        <w:bCs/>
      </w:rPr>
      <w:tblPr/>
      <w:tcPr>
        <w:tcBorders>
          <w:top w:val="double" w:sz="4" w:space="0" w:color="9D90A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customStyle="1" w:styleId="GridTable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ListTable1Light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customStyle="1" w:styleId="GridTable4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customStyle="1" w:styleId="GridTable1Light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4A66AC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4A66AC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90A1CF" w:themeColor="accent1" w:themeTint="99"/>
        <w:bottom w:val="single" w:sz="2" w:space="0" w:color="90A1CF" w:themeColor="accent1" w:themeTint="99"/>
        <w:insideH w:val="single" w:sz="2" w:space="0" w:color="90A1CF" w:themeColor="accent1" w:themeTint="99"/>
        <w:insideV w:val="single" w:sz="2" w:space="0" w:color="90A1CF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0A1C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customStyle="1" w:styleId="Logo">
    <w:name w:val="Logo"/>
    <w:basedOn w:val="Normal"/>
    <w:uiPriority w:val="1"/>
    <w:qFormat/>
    <w:pPr>
      <w:spacing w:after="1440"/>
      <w:jc w:val="right"/>
    </w:pPr>
    <w:rPr>
      <w:noProof/>
      <w:color w:val="1B1D3D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customStyle="1" w:styleId="GridTable5Dark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5F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97FD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97FD5" w:themeFill="accent3"/>
      </w:tcPr>
    </w:tblStylePr>
    <w:tblStylePr w:type="band1Vert">
      <w:tblPr/>
      <w:tcPr>
        <w:shd w:val="clear" w:color="auto" w:fill="A8CBEE" w:themeFill="accent3" w:themeFillTint="66"/>
      </w:tcPr>
    </w:tblStylePr>
    <w:tblStylePr w:type="band1Horz">
      <w:tblPr/>
      <w:tcPr>
        <w:shd w:val="clear" w:color="auto" w:fill="A8CBEE" w:themeFill="accent3" w:themeFillTint="66"/>
      </w:tcPr>
    </w:tblStylePr>
  </w:style>
  <w:style w:type="table" w:customStyle="1" w:styleId="GridTable1Light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Accent2">
    <w:name w:val="List Table 6 Colorful Accent 2"/>
    <w:basedOn w:val="TableNormal"/>
    <w:uiPriority w:val="51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customStyle="1" w:styleId="GridTable1Light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07A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7AD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F6095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6095C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F6095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6095C"/>
    <w:rPr>
      <w:color w:val="9454C3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27F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27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27FF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C71F92"/>
    <w:pPr>
      <w:ind w:left="720"/>
      <w:contextualSpacing/>
    </w:pPr>
  </w:style>
  <w:style w:type="paragraph" w:customStyle="1" w:styleId="Rightalign">
    <w:name w:val="Right align"/>
    <w:basedOn w:val="Normal"/>
    <w:uiPriority w:val="1"/>
    <w:qFormat/>
    <w:rsid w:val="00F9203D"/>
    <w:pPr>
      <w:spacing w:before="120" w:after="0"/>
      <w:jc w:val="right"/>
    </w:pPr>
  </w:style>
  <w:style w:type="character" w:styleId="LineNumber">
    <w:name w:val="line number"/>
    <w:basedOn w:val="DefaultParagraphFont"/>
    <w:uiPriority w:val="99"/>
    <w:semiHidden/>
    <w:unhideWhenUsed/>
    <w:rsid w:val="00295F55"/>
  </w:style>
  <w:style w:type="character" w:styleId="CommentReference">
    <w:name w:val="annotation reference"/>
    <w:basedOn w:val="DefaultParagraphFont"/>
    <w:uiPriority w:val="99"/>
    <w:semiHidden/>
    <w:unhideWhenUsed/>
    <w:rsid w:val="00FD01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018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01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01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018F"/>
    <w:rPr>
      <w:b/>
      <w:bCs/>
      <w:sz w:val="20"/>
      <w:szCs w:val="20"/>
    </w:rPr>
  </w:style>
  <w:style w:type="table" w:customStyle="1" w:styleId="GridTable4Accent3">
    <w:name w:val="Grid Table 4 Accent 3"/>
    <w:basedOn w:val="TableNormal"/>
    <w:uiPriority w:val="49"/>
    <w:rsid w:val="00DE311C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7FD5" w:themeColor="accent3"/>
          <w:left w:val="single" w:sz="4" w:space="0" w:color="297FD5" w:themeColor="accent3"/>
          <w:bottom w:val="single" w:sz="4" w:space="0" w:color="297FD5" w:themeColor="accent3"/>
          <w:right w:val="single" w:sz="4" w:space="0" w:color="297FD5" w:themeColor="accent3"/>
          <w:insideH w:val="nil"/>
          <w:insideV w:val="nil"/>
        </w:tcBorders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paragraph" w:styleId="Signature">
    <w:name w:val="Signature"/>
    <w:basedOn w:val="Normal"/>
    <w:link w:val="SignatureChar"/>
    <w:uiPriority w:val="1"/>
    <w:qFormat/>
    <w:rsid w:val="00D84A8D"/>
    <w:pPr>
      <w:spacing w:before="120"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qFormat/>
    <w:rsid w:val="00D84A8D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rsid w:val="00D84A8D"/>
    <w:pPr>
      <w:spacing w:before="120" w:after="0"/>
      <w:jc w:val="center"/>
    </w:pPr>
    <w:rPr>
      <w:sz w:val="20"/>
      <w:szCs w:val="20"/>
    </w:rPr>
  </w:style>
  <w:style w:type="table" w:customStyle="1" w:styleId="ListTable3Accent2">
    <w:name w:val="List Table 3 Accent 2"/>
    <w:basedOn w:val="TableNormal"/>
    <w:uiPriority w:val="48"/>
    <w:rsid w:val="00E423A5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2059B1"/>
    <w:pPr>
      <w:spacing w:after="0" w:line="240" w:lineRule="auto"/>
    </w:pPr>
  </w:style>
  <w:style w:type="table" w:customStyle="1" w:styleId="ListTable3-Accent21">
    <w:name w:val="List Table 3 - Accent 21"/>
    <w:basedOn w:val="TableNormal"/>
    <w:uiPriority w:val="48"/>
    <w:rsid w:val="00101439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customStyle="1" w:styleId="GridTable1Light-Accent21">
    <w:name w:val="Grid Table 1 Light - Accent 21"/>
    <w:basedOn w:val="TableNormal"/>
    <w:uiPriority w:val="46"/>
    <w:rsid w:val="00101439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temListinTable">
    <w:name w:val="Item List in Table"/>
    <w:basedOn w:val="Normal"/>
    <w:rsid w:val="00101439"/>
    <w:pPr>
      <w:numPr>
        <w:numId w:val="38"/>
      </w:numPr>
      <w:tabs>
        <w:tab w:val="clear" w:pos="170"/>
        <w:tab w:val="left" w:pos="284"/>
      </w:tabs>
      <w:topLinePunct/>
      <w:adjustRightInd w:val="0"/>
      <w:snapToGrid w:val="0"/>
      <w:spacing w:before="80" w:after="80" w:line="240" w:lineRule="atLeast"/>
      <w:ind w:left="284" w:right="0" w:hanging="284"/>
    </w:pPr>
    <w:rPr>
      <w:rFonts w:ascii="Times New Roman" w:hAnsi="Times New Roman" w:cs="Arial"/>
      <w:kern w:val="0"/>
      <w:sz w:val="21"/>
      <w:szCs w:val="21"/>
      <w:lang w:eastAsia="zh-CN"/>
      <w14:ligatures w14:val="none"/>
    </w:rPr>
  </w:style>
  <w:style w:type="paragraph" w:customStyle="1" w:styleId="NotesTextinTable">
    <w:name w:val="Notes Text in Table"/>
    <w:rsid w:val="00101439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eastAsia="KaiTi_GB2312" w:hAnsi="Times New Roman" w:cs="Arial"/>
      <w:iCs/>
      <w:kern w:val="2"/>
      <w:sz w:val="18"/>
      <w:szCs w:val="18"/>
      <w:lang w:eastAsia="zh-CN"/>
      <w14:ligatures w14:val="none"/>
    </w:rPr>
  </w:style>
  <w:style w:type="paragraph" w:customStyle="1" w:styleId="NotesHeadinginTable">
    <w:name w:val="Notes Heading in Table"/>
    <w:next w:val="NotesTextinTable"/>
    <w:rsid w:val="00101439"/>
    <w:pPr>
      <w:keepNext/>
      <w:adjustRightInd w:val="0"/>
      <w:snapToGrid w:val="0"/>
      <w:spacing w:before="80" w:after="40" w:line="240" w:lineRule="atLeast"/>
    </w:pPr>
    <w:rPr>
      <w:rFonts w:ascii="Times New Roman" w:eastAsia="SimHei" w:hAnsi="Times New Roman" w:cs="Arial"/>
      <w:bCs/>
      <w:kern w:val="2"/>
      <w:sz w:val="18"/>
      <w:szCs w:val="18"/>
      <w:lang w:eastAsia="zh-CN"/>
      <w14:ligatures w14:val="none"/>
    </w:rPr>
  </w:style>
  <w:style w:type="character" w:customStyle="1" w:styleId="TableHeadingChar">
    <w:name w:val="Table Heading Char"/>
    <w:basedOn w:val="DefaultParagraphFont"/>
    <w:link w:val="TableHeading"/>
    <w:locked/>
    <w:rsid w:val="00101439"/>
    <w:rPr>
      <w:rFonts w:ascii="Book Antiqua" w:eastAsia="SimHei" w:hAnsi="Book Antiqua" w:cs="Book Antiqua"/>
      <w:bCs/>
      <w:sz w:val="21"/>
      <w:szCs w:val="21"/>
    </w:rPr>
  </w:style>
  <w:style w:type="paragraph" w:customStyle="1" w:styleId="TableHeading">
    <w:name w:val="Table Heading"/>
    <w:basedOn w:val="Normal"/>
    <w:link w:val="TableHeadingChar"/>
    <w:rsid w:val="00101439"/>
    <w:pPr>
      <w:keepNext/>
      <w:widowControl w:val="0"/>
      <w:topLinePunct/>
      <w:adjustRightInd w:val="0"/>
      <w:snapToGrid w:val="0"/>
      <w:spacing w:before="80" w:after="80" w:line="240" w:lineRule="atLeast"/>
      <w:ind w:left="0" w:right="0"/>
    </w:pPr>
    <w:rPr>
      <w:rFonts w:ascii="Book Antiqua" w:eastAsia="SimHei" w:hAnsi="Book Antiqua" w:cs="Book Antiqua"/>
      <w:bCs/>
      <w:sz w:val="21"/>
      <w:szCs w:val="21"/>
    </w:rPr>
  </w:style>
  <w:style w:type="character" w:customStyle="1" w:styleId="TableTextChar">
    <w:name w:val="Table Text Char"/>
    <w:aliases w:val="标题 9 Char,ft Char,ctc Char,Caption text (column-wide) Char,table Char,table left Char,tl Char,正文九级标题 Char,PIM 9 Char,huh Char,三级标题 Char,不用9 Char,Legal Level 1.1.1.1. Char,table title Char,标题 45 Char,heading 9 Char,HF Char,FH Char"/>
    <w:basedOn w:val="DefaultParagraphFont"/>
    <w:link w:val="TableText0"/>
    <w:locked/>
    <w:rsid w:val="00101439"/>
    <w:rPr>
      <w:rFonts w:ascii="Arial" w:hAnsi="Arial" w:cs="Arial"/>
      <w:sz w:val="21"/>
      <w:szCs w:val="21"/>
    </w:rPr>
  </w:style>
  <w:style w:type="paragraph" w:customStyle="1" w:styleId="TableText0">
    <w:name w:val="Table Text"/>
    <w:aliases w:val="Table Body Text,table Body Text,table text + Left:  0.05&quot;,Righ....,Righ..."/>
    <w:basedOn w:val="Normal"/>
    <w:link w:val="TableTextChar"/>
    <w:qFormat/>
    <w:rsid w:val="00101439"/>
    <w:pPr>
      <w:widowControl w:val="0"/>
      <w:topLinePunct/>
      <w:adjustRightInd w:val="0"/>
      <w:snapToGrid w:val="0"/>
      <w:spacing w:before="80" w:after="80" w:line="240" w:lineRule="atLeast"/>
      <w:ind w:left="0" w:right="0"/>
    </w:pPr>
    <w:rPr>
      <w:rFonts w:ascii="Arial" w:hAnsi="Arial" w:cs="Arial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4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package" Target="embeddings/Microsoft_Word_Document1.docx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emf"/><Relationship Id="rId25" Type="http://schemas.microsoft.com/office/2011/relationships/commentsExtended" Target="commentsExtended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microsoft.com/office/2016/09/relationships/commentsIds" Target="commentsId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hyperlink" Target="file:///D:\Indosat%20MM\Infra\CPS%20Version\Product%20Documentation\(For%20Engineer)%20CPS%20V100R002C11LID203SPC001%20Product%20Documentation%2015%20(Indonesia,%20Indosat,%20Word)\CPS%20V100R002%20Core%20API%20Reference%2011%20(Indonesia,%20Indosat).doc" TargetMode="Externa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met\AppData\Roaming\Microsoft\Templates\Project%20communication%20plan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Project communication pla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2019-01-07T00:00:00</PublishDate>
  <Abstract/>
  <CompanyAddress>Suite 18-02, Level 18, GTower 199 Jalan Tun Razak, 50400, Kuala Lumpur, Malaysia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D96F9FE460148B1A4AC91A6D4FCBA" ma:contentTypeVersion="" ma:contentTypeDescription="Create a new document." ma:contentTypeScope="" ma:versionID="8e8bdfa464e39a9e048a1778a31083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B3AFCB-2897-410F-B4AB-8EC11502AE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BAEBBC-781E-4720-AF89-70020DF821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B406A5-D8A6-4309-9D31-AFD301DC14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66C1B82-8807-42AD-A0BE-F13B1BBE2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</Template>
  <TotalTime>107</TotalTime>
  <Pages>15</Pages>
  <Words>2441</Words>
  <Characters>13920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Technical Solution Document</vt:lpstr>
    </vt:vector>
  </TitlesOfParts>
  <Company>TIMwe Asia Pacific Sdn Bhd</Company>
  <LinksUpToDate>false</LinksUpToDate>
  <CharactersWithSpaces>16329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Solution Document</dc:title>
  <dc:subject>Sales &amp; Distribution System MOBII</dc:subject>
  <dc:creator>Romet Roosalu</dc:creator>
  <cp:keywords/>
  <cp:lastModifiedBy>Arun S P</cp:lastModifiedBy>
  <cp:revision>22</cp:revision>
  <cp:lastPrinted>2018-02-05T10:56:00Z</cp:lastPrinted>
  <dcterms:created xsi:type="dcterms:W3CDTF">2019-04-16T07:39:00Z</dcterms:created>
  <dcterms:modified xsi:type="dcterms:W3CDTF">2019-04-22T08:10:00Z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TC039920449991</vt:lpwstr>
  </property>
  <property fmtid="{D5CDD505-2E9C-101B-9397-08002B2CF9AE}" pid="3" name="ContentTypeId">
    <vt:lpwstr>0x0101001A9D96F9FE460148B1A4AC91A6D4FCBA</vt:lpwstr>
  </property>
</Properties>
</file>